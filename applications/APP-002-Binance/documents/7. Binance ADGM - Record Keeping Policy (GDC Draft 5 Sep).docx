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keepNext w:val="0"/>
        <w:keepLines w:val="0"/>
        <w:pageBreakBefore w:val="0"/>
        <w:widowControl w:val="0"/>
        <w:pBdr>
          <w:top w:val="nil" w:sz="0" w:space="0"/>
          <w:left w:val="nil" w:sz="0" w:space="0"/>
          <w:bottom w:val="nil" w:sz="0" w:space="0"/>
          <w:right w:val="nil" w:sz="0" w:space="0"/>
          <w:between w:val="nil" w:sz="0" w:space="0"/>
        </w:pBdr>
        <w:shd w:val="clear" w:fill="auto"/>
        <w:spacing w:before="1080" w:after="0" w:line="240" w:lineRule="auto"/>
        <w:ind w:left="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Pr>
        <w:drawing>
          <wp:inline distT="0" distB="0" distL="0" distR="0">
            <wp:extent cx="3847619" cy="942857"/>
            <wp:effectExtent l="0" t="0" r="0" b="0"/>
            <wp:docPr id="2" name="image1.png"/>
            <a:graphic>
              <a:graphicData uri="http://schemas.openxmlformats.org/drawingml/2006/picture">
                <pic:pic>
                  <pic:nvPicPr>
                    <pic:cNvPr id="0" name="image1.png"/>
                    <pic:cNvPicPr preferRelativeResize="0"/>
                  </pic:nvPicPr>
                  <pic:blipFill>
                    <a:blip r:embed="rId9"/>
                    <a:srcRect l="0" t="0" r="0" b="0"/>
                    <a:stretch>
                      <a:fillRect/>
                    </a:stretch>
                  </pic:blipFill>
                  <pic:spPr>
                    <a:xfrm>
                      <a:off x="0" y="0"/>
                      <a:ext cx="3847619" cy="942857"/>
                    </a:xfrm>
                    <a:prstGeom prst="rect"/>
                    <a:ln/>
                  </pic:spPr>
                </pic:pic>
              </a:graphicData>
            </a:graphic>
          </wp:inline>
        </w:drawing>
      </w:r>
      <w:r w:rsidRPr="00000000" w:rsidDel="00000000" w:rsidR="00000000">
        <w:rPr>
          <w:rtl w:val="0"/>
        </w:rPr>
      </w:r>
    </w:p>
    <w:tbl>
      <w:tblPr>
        <w:tblStyle w:val="Table1"/>
        <w:tblW w:w="9345.0" w:type="dxa"/>
        <w:jc w:val="left"/>
        <w:tblBorders>
          <w:top w:val="single" w:color="fbd4b4" w:sz="4" w:space="0"/>
          <w:left w:val="single" w:color="4472c4" w:sz="12" w:space="0"/>
          <w:bottom w:val="single" w:color="fbd4b4" w:sz="4" w:space="0"/>
          <w:right w:val="single" w:color="fbd4b4" w:sz="4" w:space="0"/>
          <w:insideH w:val="single" w:color="fbd4b4" w:sz="4" w:space="0"/>
          <w:insideV w:val="single" w:color="fbd4b4" w:sz="4" w:space="0"/>
        </w:tblBorders>
        <w:tblLayout w:type="fixed"/>
        <w:tblLook w:val="0400"/>
      </w:tblPr>
      <w:tblGrid>
        <w:gridCol w:w="9345"/>
        <w:tblGridChange w:id="0">
          <w:tblGrid>
            <w:gridCol w:w="9345"/>
          </w:tblGrid>
        </w:tblGridChange>
      </w:tblGrid>
      <w:tr>
        <w:trPr>
          <w:cantSplit w:val="0"/>
          <w:trHeight w:val="2100" w:hRule="atLeast"/>
          <w:tblHeader w:val="0"/>
        </w:trPr>
        <w:tc>
          <w:tcPr>
            <w:tcBorders>
              <w:top w:val="nil" w:color="000000" w:sz="0" w:space="0"/>
              <w:left w:val="single" w:color="f0b90b" w:sz="12" w:space="0"/>
              <w:bottom w:val="nil" w:color="000000" w:sz="0" w:space="0"/>
              <w:right w:val="nil" w:color="000000" w:sz="0" w:space="0"/>
            </w:tcBorders>
            <w:shd w:val="clear" w:fill="ffffff"/>
            <w:tcMar>
              <w:top w:w="216.0" w:type="dxa"/>
              <w:left w:w="115.0" w:type="dxa"/>
              <w:bottom w:w="216.0" w:type="dxa"/>
              <w:right w:w="115.0" w:type="dxa"/>
            </w:tcMar>
          </w:tcPr>
          <w:p w:rsidRPr="00000000" w:rsidR="00000000" w:rsidDel="00000000" w:rsidP="00000000" w:rsidRDefault="00000000" w14:paraId="00000002">
            <w:pPr>
              <w:keepNext w:val="0"/>
              <w:keepLines w:val="0"/>
              <w:pageBreakBefore w:val="0"/>
              <w:widowControl w:val="1"/>
              <w:pBdr>
                <w:top w:val="nil" w:sz="0" w:space="0"/>
                <w:left w:val="nil" w:sz="0" w:space="0"/>
                <w:bottom w:val="nil" w:sz="0" w:space="0"/>
                <w:right w:val="nil" w:sz="0" w:space="0"/>
                <w:between w:val="nil" w:sz="0" w:space="0"/>
              </w:pBdr>
              <w:shd w:val="clear" w:fill="auto"/>
              <w:spacing w:before="1440" w:after="0" w:line="240" w:lineRule="auto"/>
              <w:ind w:left="0" w:right="0" w:firstLine="0"/>
              <w:jc w:val="both"/>
              <w:rPr>
                <w:rFonts w:ascii="Calibri" w:hAnsi="Calibri" w:eastAsia="Calibri" w:cs="Calibri"/>
                <w:b w:val="0"/>
                <w:bCs w:val="0"/>
                <w:i w:val="0"/>
                <w:iCs w:val="0"/>
                <w:smallCaps w:val="0"/>
                <w:strike w:val="0"/>
                <w:color w:val="000000"/>
                <w:sz w:val="48"/>
                <w:szCs w:val="48"/>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48"/>
                <w:szCs w:val="48"/>
                <w:u w:val="none"/>
                <w:shd w:val="clear" w:fill="auto"/>
                <w:vertAlign w:val="baseline"/>
                <w:rtl w:val="0"/>
              </w:rPr>
              <w:t xml:space="preserve">Record Keeping Policy</w:t>
            </w:r>
          </w:p>
        </w:tc>
      </w:tr>
      <w:tr>
        <w:trPr>
          <w:cantSplit w:val="0"/>
          <w:trHeight w:val="1764" w:hRule="atLeast"/>
          <w:tblHeader w:val="0"/>
        </w:trPr>
        <w:tc>
          <w:tcPr>
            <w:tcBorders>
              <w:top w:val="nil" w:color="000000" w:sz="0" w:space="0"/>
              <w:left w:val="single" w:color="f0b90b" w:sz="12" w:space="0"/>
              <w:bottom w:val="nil" w:color="000000" w:sz="0" w:space="0"/>
              <w:right w:val="nil" w:color="000000" w:sz="0" w:space="0"/>
            </w:tcBorders>
            <w:shd w:val="clear" w:fill="ffffff"/>
            <w:tcMar>
              <w:top w:w="216.0" w:type="dxa"/>
              <w:left w:w="115.0" w:type="dxa"/>
              <w:bottom w:w="216.0" w:type="dxa"/>
              <w:right w:w="115.0" w:type="dxa"/>
            </w:tcMar>
          </w:tcPr>
          <w:p w:rsidRPr="00000000" w:rsidR="00000000" w:rsidDel="00000000" w:rsidP="00000000" w:rsidRDefault="00000000" w14:paraId="00000003">
            <w:pPr>
              <w:keepNext w:val="1"/>
              <w:keepLines w:val="1"/>
              <w:spacing w:after="0" w:line="240" w:lineRule="auto"/>
              <w:rPr>
                <w:sz w:val="36"/>
                <w:szCs w:val="36"/>
              </w:rPr>
            </w:pPr>
            <w:r w:rsidRPr="00000000" w:rsidDel="00000000" w:rsidR="00000000">
              <w:rPr>
                <w:rtl w:val="0"/>
              </w:rPr>
            </w:r>
          </w:p>
        </w:tc>
      </w:tr>
    </w:tbl>
    <w:p w:rsidRPr="00000000" w:rsidR="00000000" w:rsidDel="00000000" w:rsidP="00000000" w:rsidRDefault="00000000" w14:paraId="00000004">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240" w:line="240" w:lineRule="auto"/>
        <w:ind w:left="0" w:right="0" w:firstLine="0"/>
        <w:jc w:val="both"/>
        <w:rPr>
          <w:rFonts w:ascii="Calibri" w:hAnsi="Calibri" w:eastAsia="Calibri" w:cs="Calibri"/>
          <w:b w:val="1"/>
          <w:bCs w:val="1"/>
          <w:i w:val="0"/>
          <w:iCs w:val="0"/>
          <w:smallCaps w:val="0"/>
          <w:strike w:val="0"/>
          <w:color w:val="000000"/>
          <w:sz w:val="24"/>
          <w:szCs w:val="24"/>
          <w:u w:val="none"/>
          <w:shd w:val="clear" w:fill="auto"/>
          <w:vertAlign w:val="baseline"/>
        </w:rPr>
      </w:pPr>
      <w:r w:rsidRPr="00000000" w:rsidDel="00000000" w:rsidR="00000000">
        <w:rPr>
          <w:rFonts w:ascii="Calibri" w:hAnsi="Calibri" w:eastAsia="Calibri" w:cs="Calibri"/>
          <w:b w:val="1"/>
          <w:bCs w:val="1"/>
          <w:i w:val="0"/>
          <w:iCs w:val="0"/>
          <w:smallCaps w:val="0"/>
          <w:strike w:val="0"/>
          <w:color w:val="000000"/>
          <w:sz w:val="24"/>
          <w:szCs w:val="24"/>
          <w:u w:val="none"/>
          <w:shd w:val="clear" w:fill="auto"/>
          <w:vertAlign w:val="baseline"/>
          <w:rtl w:val="0"/>
        </w:rPr>
        <w:t xml:space="preserve">Document Version Control</w:t>
      </w:r>
    </w:p>
    <w:tbl>
      <w:tblPr>
        <w:tblStyle w:val="Table2"/>
        <w:tblW w:w="762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365"/>
        <w:gridCol w:w="5255"/>
        <w:tblGridChange w:id="0">
          <w:tblGrid>
            <w:gridCol w:w="2365"/>
            <w:gridCol w:w="5255"/>
          </w:tblGrid>
        </w:tblGridChange>
      </w:tblGrid>
      <w:tr>
        <w:trPr>
          <w:cantSplit w:val="0"/>
          <w:trHeight w:val="60" w:hRule="atLeast"/>
          <w:tblHeader w:val="0"/>
        </w:trPr>
        <w:tc>
          <w:tcPr>
            <w:shd w:val="clear" w:fill="efefef"/>
          </w:tcPr>
          <w:p w:rsidRPr="00000000" w:rsidR="00000000" w:rsidDel="00000000" w:rsidP="00000000" w:rsidRDefault="00000000" w14:paraId="00000005">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Version:</w:t>
            </w:r>
          </w:p>
        </w:tc>
        <w:tc>
          <w:tcPr>
            <w:shd w:val="clear" w:fill="ffffff"/>
          </w:tcPr>
          <w:p w:rsidRPr="00000000" w:rsidR="00000000" w:rsidDel="00000000" w:rsidP="00000000" w:rsidRDefault="00000000" w14:paraId="00000006">
            <w:pPr>
              <w:rPr>
                <w:sz w:val="20"/>
                <w:szCs w:val="20"/>
              </w:rPr>
            </w:pPr>
            <w:r w:rsidRPr="00000000" w:rsidDel="00000000" w:rsidR="00000000">
              <w:rPr>
                <w:rtl w:val="0"/>
              </w:rPr>
            </w:r>
          </w:p>
        </w:tc>
      </w:tr>
      <w:tr>
        <w:trPr>
          <w:cantSplit w:val="0"/>
          <w:tblHeader w:val="0"/>
        </w:trPr>
        <w:tc>
          <w:tcPr>
            <w:shd w:val="clear" w:fill="efefef"/>
          </w:tcPr>
          <w:p w:rsidRPr="00000000" w:rsidR="00000000" w:rsidDel="00000000" w:rsidP="00000000" w:rsidRDefault="00000000" w14:paraId="0000000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0"/>
                <w:szCs w:val="20"/>
                <w:u w:val="none"/>
                <w:shd w:val="clear" w:fill="auto"/>
                <w:vertAlign w:val="baseline"/>
                <w:rtl w:val="0"/>
              </w:rPr>
              <w:t xml:space="preserve">Date of Issue:</w:t>
            </w:r>
          </w:p>
        </w:tc>
        <w:tc>
          <w:tcPr>
            <w:shd w:val="clear" w:fill="ffffff"/>
          </w:tcPr>
          <w:p w:rsidRPr="00000000" w:rsidR="00000000" w:rsidDel="00000000" w:rsidP="00000000" w:rsidRDefault="00000000" w14:paraId="00000008">
            <w:pPr>
              <w:rPr>
                <w:sz w:val="20"/>
                <w:szCs w:val="20"/>
              </w:rPr>
            </w:pPr>
            <w:r w:rsidRPr="00000000" w:rsidDel="00000000" w:rsidR="00000000">
              <w:rPr>
                <w:rtl w:val="0"/>
              </w:rPr>
            </w:r>
          </w:p>
        </w:tc>
      </w:tr>
    </w:tbl>
    <w:p w:rsidRPr="00000000" w:rsidR="00000000" w:rsidDel="00000000" w:rsidP="00000000" w:rsidRDefault="00000000" w14:paraId="00000009">
      <w:pPr>
        <w:rPr>
          <w:b w:val="1"/>
          <w:bCs w:val="1"/>
          <w:sz w:val="20"/>
          <w:szCs w:val="20"/>
        </w:rPr>
      </w:pPr>
      <w:r w:rsidRPr="00000000" w:rsidDel="00000000" w:rsidR="00000000">
        <w:rPr>
          <w:rtl w:val="0"/>
        </w:rPr>
      </w:r>
    </w:p>
    <w:p w:rsidRPr="00000000" w:rsidR="00000000" w:rsidDel="00000000" w:rsidP="00000000" w:rsidRDefault="00000000" w14:paraId="0000000A">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240" w:line="240" w:lineRule="auto"/>
        <w:ind w:left="0" w:right="0" w:firstLine="0"/>
        <w:jc w:val="both"/>
        <w:rPr>
          <w:rFonts w:ascii="Calibri" w:hAnsi="Calibri" w:eastAsia="Calibri" w:cs="Calibri"/>
          <w:b w:val="1"/>
          <w:bCs w:val="1"/>
          <w:i w:val="0"/>
          <w:iCs w:val="0"/>
          <w:smallCaps w:val="0"/>
          <w:strike w:val="0"/>
          <w:color w:val="000000"/>
          <w:sz w:val="24"/>
          <w:szCs w:val="24"/>
          <w:u w:val="none"/>
          <w:shd w:val="clear" w:fill="auto"/>
          <w:vertAlign w:val="baseline"/>
        </w:rPr>
      </w:pPr>
      <w:r w:rsidRPr="00000000" w:rsidDel="00000000" w:rsidR="00000000">
        <w:rPr>
          <w:rFonts w:ascii="Calibri" w:hAnsi="Calibri" w:eastAsia="Calibri" w:cs="Calibri"/>
          <w:b w:val="1"/>
          <w:bCs w:val="1"/>
          <w:i w:val="0"/>
          <w:iCs w:val="0"/>
          <w:smallCaps w:val="0"/>
          <w:strike w:val="0"/>
          <w:color w:val="000000"/>
          <w:sz w:val="24"/>
          <w:szCs w:val="24"/>
          <w:u w:val="none"/>
          <w:shd w:val="clear" w:fill="auto"/>
          <w:vertAlign w:val="baseline"/>
          <w:rtl w:val="0"/>
        </w:rPr>
        <w:t xml:space="preserve">Document Approval and Sign-Off</w:t>
      </w:r>
    </w:p>
    <w:tbl>
      <w:tblPr>
        <w:tblStyle w:val="Table3"/>
        <w:tblW w:w="762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23"/>
        <w:gridCol w:w="2632"/>
        <w:gridCol w:w="2565"/>
        <w:tblGridChange w:id="0">
          <w:tblGrid>
            <w:gridCol w:w="2423"/>
            <w:gridCol w:w="2632"/>
            <w:gridCol w:w="2565"/>
          </w:tblGrid>
        </w:tblGridChange>
      </w:tblGrid>
      <w:tr>
        <w:trPr>
          <w:cantSplit w:val="0"/>
          <w:tblHeader w:val="0"/>
        </w:trPr>
        <w:tc>
          <w:tcPr>
            <w:shd w:val="clear" w:fill="efefef"/>
          </w:tcPr>
          <w:p w:rsidRPr="00000000" w:rsidR="00000000" w:rsidDel="00000000" w:rsidP="00000000" w:rsidRDefault="00000000" w14:paraId="0000000B">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0"/>
                <w:szCs w:val="20"/>
                <w:u w:val="none"/>
                <w:shd w:val="clear" w:fill="auto"/>
                <w:vertAlign w:val="baseline"/>
                <w:rtl w:val="0"/>
              </w:rPr>
              <w:t xml:space="preserve">Version No:</w:t>
            </w:r>
          </w:p>
        </w:tc>
        <w:tc>
          <w:tcPr>
            <w:shd w:val="clear" w:fill="efefef"/>
          </w:tcPr>
          <w:p w:rsidRPr="00000000" w:rsidR="00000000" w:rsidDel="00000000" w:rsidP="00000000" w:rsidRDefault="00000000" w14:paraId="0000000C">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0"/>
                <w:szCs w:val="20"/>
                <w:u w:val="none"/>
                <w:shd w:val="clear" w:fill="auto"/>
                <w:vertAlign w:val="baseline"/>
                <w:rtl w:val="0"/>
              </w:rPr>
              <w:t xml:space="preserve">Department:</w:t>
            </w:r>
          </w:p>
        </w:tc>
        <w:tc>
          <w:tcPr>
            <w:shd w:val="clear" w:fill="efefef"/>
          </w:tcPr>
          <w:p w:rsidRPr="00000000" w:rsidR="00000000" w:rsidDel="00000000" w:rsidP="00000000" w:rsidRDefault="00000000" w14:paraId="0000000D">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0"/>
                <w:szCs w:val="20"/>
                <w:u w:val="none"/>
                <w:shd w:val="clear" w:fill="auto"/>
                <w:vertAlign w:val="baseline"/>
                <w:rtl w:val="0"/>
              </w:rPr>
              <w:t xml:space="preserve">Approval Date:</w:t>
            </w:r>
          </w:p>
        </w:tc>
      </w:tr>
      <w:tr>
        <w:trPr>
          <w:cantSplit w:val="0"/>
          <w:trHeight w:val="270" w:hRule="atLeast"/>
          <w:tblHeader w:val="0"/>
        </w:trPr>
        <w:tc>
          <w:tcPr>
            <w:shd w:val="clear" w:fill="ffffff"/>
          </w:tcPr>
          <w:p w:rsidRPr="00000000" w:rsidR="00000000" w:rsidDel="00000000" w:rsidP="00000000" w:rsidRDefault="00000000" w14:paraId="0000000E">
            <w:pPr>
              <w:rPr>
                <w:sz w:val="20"/>
                <w:szCs w:val="20"/>
              </w:rPr>
            </w:pPr>
            <w:r w:rsidRPr="00000000" w:rsidDel="00000000" w:rsidR="00000000">
              <w:rPr>
                <w:rtl w:val="0"/>
              </w:rPr>
            </w:r>
          </w:p>
        </w:tc>
        <w:tc>
          <w:tcPr>
            <w:shd w:val="clear" w:fill="ffffff"/>
          </w:tcPr>
          <w:p w:rsidRPr="00000000" w:rsidR="00000000" w:rsidDel="00000000" w:rsidP="00000000" w:rsidRDefault="00000000" w14:paraId="0000000F">
            <w:pPr>
              <w:rPr>
                <w:sz w:val="20"/>
                <w:szCs w:val="20"/>
              </w:rPr>
            </w:pPr>
            <w:r w:rsidRPr="00000000" w:rsidDel="00000000" w:rsidR="00000000">
              <w:rPr>
                <w:rtl w:val="0"/>
              </w:rPr>
            </w:r>
          </w:p>
        </w:tc>
        <w:tc>
          <w:tcPr>
            <w:shd w:val="clear" w:fill="ffffff"/>
          </w:tcPr>
          <w:p w:rsidRPr="00000000" w:rsidR="00000000" w:rsidDel="00000000" w:rsidP="00000000" w:rsidRDefault="00000000" w14:paraId="00000010">
            <w:pPr>
              <w:rPr>
                <w:sz w:val="20"/>
                <w:szCs w:val="20"/>
              </w:rPr>
            </w:pPr>
            <w:r w:rsidRPr="00000000" w:rsidDel="00000000" w:rsidR="00000000">
              <w:rPr>
                <w:rtl w:val="0"/>
              </w:rPr>
            </w:r>
          </w:p>
        </w:tc>
      </w:tr>
    </w:tbl>
    <w:p w:rsidRPr="00000000" w:rsidR="00000000" w:rsidDel="00000000" w:rsidP="00000000" w:rsidRDefault="00000000" w14:paraId="00000011">
      <w:pPr>
        <w:rPr/>
      </w:pPr>
      <w:r w:rsidRPr="00000000" w:rsidDel="00000000" w:rsidR="00000000">
        <w:br w:type="page"/>
      </w:r>
      <w:r w:rsidRPr="00000000" w:rsidDel="00000000" w:rsidR="00000000">
        <w:rPr>
          <w:rtl w:val="0"/>
        </w:rPr>
      </w:r>
    </w:p>
    <w:p w:rsidRPr="00000000" w:rsidR="00000000" w:rsidDel="00000000" w:rsidP="00000000" w:rsidRDefault="00000000" w14:paraId="00000012">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0" w:line="240" w:lineRule="auto"/>
        <w:ind w:left="0" w:right="0" w:firstLine="0"/>
        <w:jc w:val="both"/>
        <w:rPr>
          <w:rFonts w:ascii="Calibri" w:hAnsi="Calibri" w:eastAsia="Calibri" w:cs="Calibri"/>
          <w:b w:val="1"/>
          <w:bCs w:val="1"/>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color w:val="000000"/>
          <w:sz w:val="22"/>
          <w:szCs w:val="22"/>
          <w:u w:val="none"/>
          <w:shd w:val="clear" w:fill="auto"/>
          <w:vertAlign w:val="baseline"/>
          <w:rtl w:val="0"/>
        </w:rPr>
        <w:t xml:space="preserve">CONTENTS</w:t>
      </w:r>
    </w:p>
    <w:p w:rsidRPr="00000000" w:rsidR="00000000" w:rsidDel="00000000" w:rsidP="00000000" w:rsidRDefault="00000000" w14:paraId="00000013">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0" w:line="240" w:lineRule="auto"/>
        <w:ind w:left="0" w:right="0" w:firstLine="0"/>
        <w:jc w:val="both"/>
        <w:rPr>
          <w:rFonts w:ascii="Calibri" w:hAnsi="Calibri" w:eastAsia="Calibri" w:cs="Calibri"/>
          <w:b w:val="1"/>
          <w:bCs w:val="1"/>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color w:val="000000"/>
          <w:sz w:val="22"/>
          <w:szCs w:val="22"/>
          <w:u w:val="none"/>
          <w:shd w:val="clear" w:fill="auto"/>
          <w:vertAlign w:val="baseline"/>
          <w:rtl w:val="0"/>
        </w:rPr>
        <w:t xml:space="preserve">____________________________________________________________</w:t>
      </w:r>
    </w:p>
    <w:p w:rsidRPr="00000000" w:rsidR="00000000" w:rsidDel="00000000" w:rsidP="00000000" w:rsidRDefault="00000000" w14:paraId="00000014">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0" w:line="240" w:lineRule="auto"/>
        <w:ind w:left="0" w:right="0" w:firstLine="0"/>
        <w:jc w:val="both"/>
        <w:rPr>
          <w:rFonts w:ascii="Calibri" w:hAnsi="Calibri" w:eastAsia="Calibri" w:cs="Calibri"/>
          <w:b w:val="1"/>
          <w:bCs w:val="1"/>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color w:val="000000"/>
          <w:sz w:val="22"/>
          <w:szCs w:val="22"/>
          <w:u w:val="none"/>
          <w:shd w:val="clear" w:fill="auto"/>
          <w:vertAlign w:val="baseline"/>
          <w:rtl w:val="0"/>
        </w:rPr>
        <w:t xml:space="preserve">CLAUSE</w:t>
      </w:r>
    </w:p>
    <w:sdt>
      <w:sdtPr>
        <w:id w:val="-831845067"/>
        <w:docPartObj>
          <w:docPartGallery w:val="Table of Contents"/>
          <w:docPartUnique w:val="1"/>
        </w:docPartObj>
      </w:sdtPr>
      <w:sdtContent>
        <w:p w:rsidRPr="00000000" w:rsidR="00000000" w:rsidDel="00000000" w:rsidP="00000000" w:rsidRDefault="00000000" w14:paraId="00000015">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720"/>
              <w:tab w:val="right" w:leader="none" w:pos="9360"/>
            </w:tabs>
            <w:spacing w:before="120" w:after="120" w:line="276"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sidRPr="00000000" w:rsidDel="00000000" w:rsidR="00000000">
            <w:fldChar w:fldCharType="begin"/>
            <w:instrText xml:space="preserve"> TOC \h \u \z \t "Heading 1,1,"</w:instrText>
            <w:fldChar w:fldCharType="separate"/>
          </w:r>
          <w:r w:rsidRPr="00000000" w:rsidDel="00000000" w:rsidR="00000000">
            <w:rPr>
              <w:rFonts w:ascii="Calibri" w:hAnsi="Calibri" w:eastAsia="Calibri" w:cs="Calibri"/>
              <w:b w:val="0"/>
              <w:bCs w:val="0"/>
              <w:i w:val="0"/>
              <w:iCs w:val="0"/>
              <w:smallCaps w:val="1"/>
              <w:strike w:val="0"/>
              <w:color w:val="000000"/>
              <w:sz w:val="22"/>
              <w:szCs w:val="22"/>
              <w:u w:val="none"/>
              <w:shd w:val="clear" w:fill="auto"/>
              <w:vertAlign w:val="baseline"/>
              <w:rtl w:val="0"/>
            </w:rPr>
            <w:t xml:space="preserve">1.</w:t>
          </w:r>
          <w:r w:rsidRPr="00000000" w:rsidDel="00000000" w:rsidR="00000000">
            <w:rPr>
              <w:rFonts w:ascii="Cambria" w:hAnsi="Cambria" w:eastAsia="Cambria" w:cs="Cambria"/>
              <w:b w:val="0"/>
              <w:bCs w:val="0"/>
              <w:i w:val="0"/>
              <w:iCs w:val="0"/>
              <w:smallCaps w:val="0"/>
              <w:strike w:val="0"/>
              <w:color w:val="000000"/>
              <w:sz w:val="24"/>
              <w:szCs w:val="24"/>
              <w:u w:val="none"/>
              <w:shd w:val="clear" w:fill="auto"/>
              <w:vertAlign w:val="baseline"/>
              <w:rtl w:val="0"/>
            </w:rPr>
            <w:tab/>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Purpose</w:t>
            <w:tab/>
          </w:r>
          <w:r w:rsidRPr="00000000" w:rsidDel="00000000" w:rsidR="00000000">
            <w:fldChar w:fldCharType="begin"/>
            <w:instrText xml:space="preserve"> PAGEREF _heading=h.ydeyj3pqi2ki \h </w:instrText>
            <w:fldChar w:fldCharType="separate"/>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3</w:t>
          </w:r>
          <w:r w:rsidRPr="00000000" w:rsidDel="00000000" w:rsidR="00000000">
            <w:fldChar w:fldCharType="begin"/>
            <w:instrText xml:space="preserve"> HYPERLINK \l "_heading=h.ydeyj3pqi2ki" </w:instrText>
            <w:fldChar w:fldCharType="separate"/>
          </w:r>
          <w:r w:rsidRPr="00000000" w:rsidDel="00000000" w:rsidR="00000000">
            <w:fldChar w:fldCharType="end"/>
          </w:r>
          <w:r w:rsidRPr="00000000" w:rsidDel="00000000" w:rsidR="00000000">
            <w:rPr>
              <w:rtl w:val="0"/>
            </w:rPr>
          </w:r>
        </w:p>
        <w:p w:rsidRPr="00000000" w:rsidR="00000000" w:rsidDel="00000000" w:rsidP="00000000" w:rsidRDefault="00000000" w14:paraId="00000016">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720"/>
              <w:tab w:val="right" w:leader="none" w:pos="9360"/>
            </w:tabs>
            <w:spacing w:before="120" w:after="120" w:line="276"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sidRPr="00000000" w:rsidDel="00000000" w:rsidR="00000000">
            <w:fldChar w:fldCharType="end"/>
          </w:r>
          <w:r w:rsidRPr="00000000" w:rsidDel="00000000" w:rsidR="00000000">
            <w:rPr>
              <w:rFonts w:ascii="Calibri" w:hAnsi="Calibri" w:eastAsia="Calibri" w:cs="Calibri"/>
              <w:b w:val="0"/>
              <w:bCs w:val="0"/>
              <w:i w:val="0"/>
              <w:iCs w:val="0"/>
              <w:smallCaps w:val="1"/>
              <w:strike w:val="0"/>
              <w:color w:val="000000"/>
              <w:sz w:val="22"/>
              <w:szCs w:val="22"/>
              <w:u w:val="none"/>
              <w:shd w:val="clear" w:fill="auto"/>
              <w:vertAlign w:val="baseline"/>
              <w:rtl w:val="0"/>
            </w:rPr>
            <w:t xml:space="preserve">2.</w:t>
          </w:r>
          <w:r w:rsidRPr="00000000" w:rsidDel="00000000" w:rsidR="00000000">
            <w:rPr>
              <w:rFonts w:ascii="Cambria" w:hAnsi="Cambria" w:eastAsia="Cambria" w:cs="Cambria"/>
              <w:b w:val="0"/>
              <w:bCs w:val="0"/>
              <w:i w:val="0"/>
              <w:iCs w:val="0"/>
              <w:smallCaps w:val="0"/>
              <w:strike w:val="0"/>
              <w:color w:val="000000"/>
              <w:sz w:val="24"/>
              <w:szCs w:val="24"/>
              <w:u w:val="none"/>
              <w:shd w:val="clear" w:fill="auto"/>
              <w:vertAlign w:val="baseline"/>
              <w:rtl w:val="0"/>
            </w:rPr>
            <w:tab/>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Scope</w:t>
            <w:tab/>
          </w:r>
          <w:r w:rsidRPr="00000000" w:rsidDel="00000000" w:rsidR="00000000">
            <w:fldChar w:fldCharType="begin"/>
            <w:instrText xml:space="preserve"> PAGEREF _heading=h.kmpofj2l3m2y \h </w:instrText>
            <w:fldChar w:fldCharType="separate"/>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3</w:t>
          </w:r>
          <w:r w:rsidRPr="00000000" w:rsidDel="00000000" w:rsidR="00000000">
            <w:fldChar w:fldCharType="begin"/>
            <w:instrText xml:space="preserve"> HYPERLINK \l "_heading=h.kmpofj2l3m2y" </w:instrText>
            <w:fldChar w:fldCharType="separate"/>
          </w:r>
          <w:r w:rsidRPr="00000000" w:rsidDel="00000000" w:rsidR="00000000">
            <w:fldChar w:fldCharType="end"/>
          </w:r>
          <w:r w:rsidRPr="00000000" w:rsidDel="00000000" w:rsidR="00000000">
            <w:rPr>
              <w:rtl w:val="0"/>
            </w:rPr>
          </w:r>
        </w:p>
        <w:p w:rsidRPr="00000000" w:rsidR="00000000" w:rsidDel="00000000" w:rsidP="00000000" w:rsidRDefault="00000000" w14:paraId="0000001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720"/>
              <w:tab w:val="right" w:leader="none" w:pos="9360"/>
            </w:tabs>
            <w:spacing w:before="120" w:after="120" w:line="276"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sidRPr="00000000" w:rsidDel="00000000" w:rsidR="00000000">
            <w:fldChar w:fldCharType="end"/>
          </w:r>
          <w:r w:rsidRPr="00000000" w:rsidDel="00000000" w:rsidR="00000000">
            <w:rPr>
              <w:rFonts w:ascii="Calibri" w:hAnsi="Calibri" w:eastAsia="Calibri" w:cs="Calibri"/>
              <w:b w:val="0"/>
              <w:bCs w:val="0"/>
              <w:i w:val="0"/>
              <w:iCs w:val="0"/>
              <w:smallCaps w:val="1"/>
              <w:strike w:val="0"/>
              <w:color w:val="000000"/>
              <w:sz w:val="22"/>
              <w:szCs w:val="22"/>
              <w:u w:val="none"/>
              <w:shd w:val="clear" w:fill="auto"/>
              <w:vertAlign w:val="baseline"/>
              <w:rtl w:val="0"/>
            </w:rPr>
            <w:t xml:space="preserve">3.</w:t>
          </w:r>
          <w:r w:rsidRPr="00000000" w:rsidDel="00000000" w:rsidR="00000000">
            <w:rPr>
              <w:rFonts w:ascii="Cambria" w:hAnsi="Cambria" w:eastAsia="Cambria" w:cs="Cambria"/>
              <w:b w:val="0"/>
              <w:bCs w:val="0"/>
              <w:i w:val="0"/>
              <w:iCs w:val="0"/>
              <w:smallCaps w:val="0"/>
              <w:strike w:val="0"/>
              <w:color w:val="000000"/>
              <w:sz w:val="24"/>
              <w:szCs w:val="24"/>
              <w:u w:val="none"/>
              <w:shd w:val="clear" w:fill="auto"/>
              <w:vertAlign w:val="baseline"/>
              <w:rtl w:val="0"/>
            </w:rPr>
            <w:tab/>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Regulatory Framework</w:t>
            <w:tab/>
          </w:r>
          <w:r w:rsidRPr="00000000" w:rsidDel="00000000" w:rsidR="00000000">
            <w:fldChar w:fldCharType="begin"/>
            <w:instrText xml:space="preserve"> PAGEREF _heading=h.8dj03n70e1hs \h </w:instrText>
            <w:fldChar w:fldCharType="separate"/>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3</w:t>
          </w:r>
          <w:r w:rsidRPr="00000000" w:rsidDel="00000000" w:rsidR="00000000">
            <w:fldChar w:fldCharType="begin"/>
            <w:instrText xml:space="preserve"> HYPERLINK \l "_heading=h.8dj03n70e1hs" </w:instrText>
            <w:fldChar w:fldCharType="separate"/>
          </w:r>
          <w:r w:rsidRPr="00000000" w:rsidDel="00000000" w:rsidR="00000000">
            <w:fldChar w:fldCharType="end"/>
          </w:r>
          <w:r w:rsidRPr="00000000" w:rsidDel="00000000" w:rsidR="00000000">
            <w:rPr>
              <w:rtl w:val="0"/>
            </w:rPr>
          </w:r>
        </w:p>
        <w:p w:rsidRPr="00000000" w:rsidR="00000000" w:rsidDel="00000000" w:rsidP="00000000" w:rsidRDefault="00000000" w14:paraId="00000018">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720"/>
              <w:tab w:val="right" w:leader="none" w:pos="9360"/>
            </w:tabs>
            <w:spacing w:before="120" w:after="120" w:line="276"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sidRPr="00000000" w:rsidDel="00000000" w:rsidR="00000000">
            <w:fldChar w:fldCharType="end"/>
          </w:r>
          <w:r w:rsidRPr="00000000" w:rsidDel="00000000" w:rsidR="00000000">
            <w:rPr>
              <w:rFonts w:ascii="Calibri" w:hAnsi="Calibri" w:eastAsia="Calibri" w:cs="Calibri"/>
              <w:b w:val="0"/>
              <w:bCs w:val="0"/>
              <w:i w:val="0"/>
              <w:iCs w:val="0"/>
              <w:smallCaps w:val="1"/>
              <w:strike w:val="0"/>
              <w:color w:val="000000"/>
              <w:sz w:val="22"/>
              <w:szCs w:val="22"/>
              <w:u w:val="none"/>
              <w:shd w:val="clear" w:fill="auto"/>
              <w:vertAlign w:val="baseline"/>
              <w:rtl w:val="0"/>
            </w:rPr>
            <w:t xml:space="preserve">4.</w:t>
          </w:r>
          <w:r w:rsidRPr="00000000" w:rsidDel="00000000" w:rsidR="00000000">
            <w:rPr>
              <w:rFonts w:ascii="Cambria" w:hAnsi="Cambria" w:eastAsia="Cambria" w:cs="Cambria"/>
              <w:b w:val="0"/>
              <w:bCs w:val="0"/>
              <w:i w:val="0"/>
              <w:iCs w:val="0"/>
              <w:smallCaps w:val="0"/>
              <w:strike w:val="0"/>
              <w:color w:val="000000"/>
              <w:sz w:val="24"/>
              <w:szCs w:val="24"/>
              <w:u w:val="none"/>
              <w:shd w:val="clear" w:fill="auto"/>
              <w:vertAlign w:val="baseline"/>
              <w:rtl w:val="0"/>
            </w:rPr>
            <w:tab/>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Record-Keeping Requirements</w:t>
            <w:tab/>
          </w:r>
          <w:r w:rsidRPr="00000000" w:rsidDel="00000000" w:rsidR="00000000">
            <w:fldChar w:fldCharType="begin"/>
            <w:instrText xml:space="preserve"> PAGEREF _heading=h.z13tpf8ivc74 \h </w:instrText>
            <w:fldChar w:fldCharType="separate"/>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5</w:t>
          </w:r>
          <w:r w:rsidRPr="00000000" w:rsidDel="00000000" w:rsidR="00000000">
            <w:fldChar w:fldCharType="begin"/>
            <w:instrText xml:space="preserve"> HYPERLINK \l "_heading=h.z13tpf8ivc74" </w:instrText>
            <w:fldChar w:fldCharType="separate"/>
          </w:r>
          <w:r w:rsidRPr="00000000" w:rsidDel="00000000" w:rsidR="00000000">
            <w:fldChar w:fldCharType="end"/>
          </w:r>
          <w:r w:rsidRPr="00000000" w:rsidDel="00000000" w:rsidR="00000000">
            <w:rPr>
              <w:rtl w:val="0"/>
            </w:rPr>
          </w:r>
        </w:p>
        <w:p w:rsidRPr="00000000" w:rsidR="00000000" w:rsidDel="00000000" w:rsidP="00000000" w:rsidRDefault="00000000" w14:paraId="00000019">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720"/>
              <w:tab w:val="right" w:leader="none" w:pos="9360"/>
            </w:tabs>
            <w:spacing w:before="120" w:after="120" w:line="276"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sidRPr="00000000" w:rsidDel="00000000" w:rsidR="00000000">
            <w:fldChar w:fldCharType="end"/>
          </w:r>
          <w:r w:rsidRPr="00000000" w:rsidDel="00000000" w:rsidR="00000000">
            <w:rPr>
              <w:rFonts w:ascii="Calibri" w:hAnsi="Calibri" w:eastAsia="Calibri" w:cs="Calibri"/>
              <w:b w:val="0"/>
              <w:bCs w:val="0"/>
              <w:i w:val="0"/>
              <w:iCs w:val="0"/>
              <w:smallCaps w:val="1"/>
              <w:strike w:val="0"/>
              <w:color w:val="000000"/>
              <w:sz w:val="22"/>
              <w:szCs w:val="22"/>
              <w:u w:val="none"/>
              <w:shd w:val="clear" w:fill="auto"/>
              <w:vertAlign w:val="baseline"/>
              <w:rtl w:val="0"/>
            </w:rPr>
            <w:t xml:space="preserve">5.</w:t>
          </w:r>
          <w:r w:rsidRPr="00000000" w:rsidDel="00000000" w:rsidR="00000000">
            <w:rPr>
              <w:rFonts w:ascii="Cambria" w:hAnsi="Cambria" w:eastAsia="Cambria" w:cs="Cambria"/>
              <w:b w:val="0"/>
              <w:bCs w:val="0"/>
              <w:i w:val="0"/>
              <w:iCs w:val="0"/>
              <w:smallCaps w:val="0"/>
              <w:strike w:val="0"/>
              <w:color w:val="000000"/>
              <w:sz w:val="24"/>
              <w:szCs w:val="24"/>
              <w:u w:val="none"/>
              <w:shd w:val="clear" w:fill="auto"/>
              <w:vertAlign w:val="baseline"/>
              <w:rtl w:val="0"/>
            </w:rPr>
            <w:tab/>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Retention Periods</w:t>
            <w:tab/>
          </w:r>
          <w:r w:rsidRPr="00000000" w:rsidDel="00000000" w:rsidR="00000000">
            <w:fldChar w:fldCharType="begin"/>
            <w:instrText xml:space="preserve"> PAGEREF _heading=h.i1y913k1uxx6 \h </w:instrText>
            <w:fldChar w:fldCharType="separate"/>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18</w:t>
          </w:r>
          <w:r w:rsidRPr="00000000" w:rsidDel="00000000" w:rsidR="00000000">
            <w:fldChar w:fldCharType="begin"/>
            <w:instrText xml:space="preserve"> HYPERLINK \l "_heading=h.i1y913k1uxx6" </w:instrText>
            <w:fldChar w:fldCharType="separate"/>
          </w:r>
          <w:r w:rsidRPr="00000000" w:rsidDel="00000000" w:rsidR="00000000">
            <w:fldChar w:fldCharType="end"/>
          </w:r>
          <w:r w:rsidRPr="00000000" w:rsidDel="00000000" w:rsidR="00000000">
            <w:rPr>
              <w:rtl w:val="0"/>
            </w:rPr>
          </w:r>
        </w:p>
        <w:p w:rsidRPr="00000000" w:rsidR="00000000" w:rsidDel="00000000" w:rsidP="00000000" w:rsidRDefault="00000000" w14:paraId="0000001A">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720"/>
              <w:tab w:val="right" w:leader="none" w:pos="9360"/>
            </w:tabs>
            <w:spacing w:before="120" w:after="120" w:line="276"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sidRPr="00000000" w:rsidDel="00000000" w:rsidR="00000000">
            <w:fldChar w:fldCharType="end"/>
          </w:r>
          <w:r w:rsidRPr="00000000" w:rsidDel="00000000" w:rsidR="00000000">
            <w:rPr>
              <w:rFonts w:ascii="Calibri" w:hAnsi="Calibri" w:eastAsia="Calibri" w:cs="Calibri"/>
              <w:b w:val="0"/>
              <w:bCs w:val="0"/>
              <w:i w:val="0"/>
              <w:iCs w:val="0"/>
              <w:smallCaps w:val="1"/>
              <w:strike w:val="0"/>
              <w:color w:val="000000"/>
              <w:sz w:val="22"/>
              <w:szCs w:val="22"/>
              <w:u w:val="none"/>
              <w:shd w:val="clear" w:fill="auto"/>
              <w:vertAlign w:val="baseline"/>
              <w:rtl w:val="0"/>
            </w:rPr>
            <w:t xml:space="preserve">6.</w:t>
          </w:r>
          <w:r w:rsidRPr="00000000" w:rsidDel="00000000" w:rsidR="00000000">
            <w:rPr>
              <w:rFonts w:ascii="Cambria" w:hAnsi="Cambria" w:eastAsia="Cambria" w:cs="Cambria"/>
              <w:b w:val="0"/>
              <w:bCs w:val="0"/>
              <w:i w:val="0"/>
              <w:iCs w:val="0"/>
              <w:smallCaps w:val="0"/>
              <w:strike w:val="0"/>
              <w:color w:val="000000"/>
              <w:sz w:val="24"/>
              <w:szCs w:val="24"/>
              <w:u w:val="none"/>
              <w:shd w:val="clear" w:fill="auto"/>
              <w:vertAlign w:val="baseline"/>
              <w:rtl w:val="0"/>
            </w:rPr>
            <w:tab/>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Access and Security</w:t>
            <w:tab/>
          </w:r>
          <w:r w:rsidRPr="00000000" w:rsidDel="00000000" w:rsidR="00000000">
            <w:fldChar w:fldCharType="begin"/>
            <w:instrText xml:space="preserve"> PAGEREF _heading=h.5to3b2ahqdv7 \h </w:instrText>
            <w:fldChar w:fldCharType="separate"/>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18</w:t>
          </w:r>
          <w:r w:rsidRPr="00000000" w:rsidDel="00000000" w:rsidR="00000000">
            <w:fldChar w:fldCharType="begin"/>
            <w:instrText xml:space="preserve"> HYPERLINK \l "_heading=h.5to3b2ahqdv7" </w:instrText>
            <w:fldChar w:fldCharType="separate"/>
          </w:r>
          <w:r w:rsidRPr="00000000" w:rsidDel="00000000" w:rsidR="00000000">
            <w:fldChar w:fldCharType="end"/>
          </w:r>
          <w:r w:rsidRPr="00000000" w:rsidDel="00000000" w:rsidR="00000000">
            <w:rPr>
              <w:rtl w:val="0"/>
            </w:rPr>
          </w:r>
        </w:p>
        <w:p w:rsidRPr="00000000" w:rsidR="00000000" w:rsidDel="00000000" w:rsidP="00000000" w:rsidRDefault="00000000" w14:paraId="0000001B">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720"/>
              <w:tab w:val="right" w:leader="none" w:pos="9360"/>
            </w:tabs>
            <w:spacing w:before="120" w:after="120" w:line="276"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sidRPr="00000000" w:rsidDel="00000000" w:rsidR="00000000">
            <w:fldChar w:fldCharType="end"/>
          </w:r>
          <w:r w:rsidRPr="00000000" w:rsidDel="00000000" w:rsidR="00000000">
            <w:rPr>
              <w:rFonts w:ascii="Calibri" w:hAnsi="Calibri" w:eastAsia="Calibri" w:cs="Calibri"/>
              <w:b w:val="0"/>
              <w:bCs w:val="0"/>
              <w:i w:val="0"/>
              <w:iCs w:val="0"/>
              <w:smallCaps w:val="1"/>
              <w:strike w:val="0"/>
              <w:color w:val="000000"/>
              <w:sz w:val="22"/>
              <w:szCs w:val="22"/>
              <w:u w:val="none"/>
              <w:shd w:val="clear" w:fill="auto"/>
              <w:vertAlign w:val="baseline"/>
              <w:rtl w:val="0"/>
            </w:rPr>
            <w:t xml:space="preserve">7.</w:t>
          </w:r>
          <w:r w:rsidRPr="00000000" w:rsidDel="00000000" w:rsidR="00000000">
            <w:rPr>
              <w:rFonts w:ascii="Cambria" w:hAnsi="Cambria" w:eastAsia="Cambria" w:cs="Cambria"/>
              <w:b w:val="0"/>
              <w:bCs w:val="0"/>
              <w:i w:val="0"/>
              <w:iCs w:val="0"/>
              <w:smallCaps w:val="0"/>
              <w:strike w:val="0"/>
              <w:color w:val="000000"/>
              <w:sz w:val="24"/>
              <w:szCs w:val="24"/>
              <w:u w:val="none"/>
              <w:shd w:val="clear" w:fill="auto"/>
              <w:vertAlign w:val="baseline"/>
              <w:rtl w:val="0"/>
            </w:rPr>
            <w:tab/>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Disposal of Records</w:t>
            <w:tab/>
          </w:r>
          <w:r w:rsidRPr="00000000" w:rsidDel="00000000" w:rsidR="00000000">
            <w:fldChar w:fldCharType="begin"/>
            <w:instrText xml:space="preserve"> PAGEREF _heading=h.d5tn976rmnva \h </w:instrText>
            <w:fldChar w:fldCharType="separate"/>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18</w:t>
          </w:r>
          <w:r w:rsidRPr="00000000" w:rsidDel="00000000" w:rsidR="00000000">
            <w:fldChar w:fldCharType="begin"/>
            <w:instrText xml:space="preserve"> HYPERLINK \l "_heading=h.d5tn976rmnva" </w:instrText>
            <w:fldChar w:fldCharType="separate"/>
          </w:r>
          <w:r w:rsidRPr="00000000" w:rsidDel="00000000" w:rsidR="00000000">
            <w:fldChar w:fldCharType="end"/>
          </w:r>
          <w:r w:rsidRPr="00000000" w:rsidDel="00000000" w:rsidR="00000000">
            <w:rPr>
              <w:rtl w:val="0"/>
            </w:rPr>
          </w:r>
        </w:p>
        <w:p w:rsidRPr="00000000" w:rsidR="00000000" w:rsidDel="00000000" w:rsidP="00000000" w:rsidRDefault="00000000" w14:paraId="0000001C">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720"/>
              <w:tab w:val="right" w:leader="none" w:pos="9360"/>
            </w:tabs>
            <w:spacing w:before="120" w:after="120" w:line="276"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sidRPr="00000000" w:rsidDel="00000000" w:rsidR="00000000">
            <w:fldChar w:fldCharType="end"/>
          </w:r>
          <w:r w:rsidRPr="00000000" w:rsidDel="00000000" w:rsidR="00000000">
            <w:rPr>
              <w:rFonts w:ascii="Calibri" w:hAnsi="Calibri" w:eastAsia="Calibri" w:cs="Calibri"/>
              <w:b w:val="0"/>
              <w:bCs w:val="0"/>
              <w:i w:val="0"/>
              <w:iCs w:val="0"/>
              <w:smallCaps w:val="1"/>
              <w:strike w:val="0"/>
              <w:color w:val="000000"/>
              <w:sz w:val="22"/>
              <w:szCs w:val="22"/>
              <w:u w:val="none"/>
              <w:shd w:val="clear" w:fill="auto"/>
              <w:vertAlign w:val="baseline"/>
              <w:rtl w:val="0"/>
            </w:rPr>
            <w:t xml:space="preserve">8.</w:t>
          </w:r>
          <w:r w:rsidRPr="00000000" w:rsidDel="00000000" w:rsidR="00000000">
            <w:rPr>
              <w:rFonts w:ascii="Cambria" w:hAnsi="Cambria" w:eastAsia="Cambria" w:cs="Cambria"/>
              <w:b w:val="0"/>
              <w:bCs w:val="0"/>
              <w:i w:val="0"/>
              <w:iCs w:val="0"/>
              <w:smallCaps w:val="0"/>
              <w:strike w:val="0"/>
              <w:color w:val="000000"/>
              <w:sz w:val="24"/>
              <w:szCs w:val="24"/>
              <w:u w:val="none"/>
              <w:shd w:val="clear" w:fill="auto"/>
              <w:vertAlign w:val="baseline"/>
              <w:rtl w:val="0"/>
            </w:rPr>
            <w:tab/>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Monitoring and Review</w:t>
            <w:tab/>
          </w:r>
          <w:r w:rsidRPr="00000000" w:rsidDel="00000000" w:rsidR="00000000">
            <w:fldChar w:fldCharType="begin"/>
            <w:instrText xml:space="preserve"> PAGEREF _heading=h.8vlu04qonx06 \h </w:instrText>
            <w:fldChar w:fldCharType="separate"/>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18</w:t>
          </w:r>
          <w:r w:rsidRPr="00000000" w:rsidDel="00000000" w:rsidR="00000000">
            <w:fldChar w:fldCharType="begin"/>
            <w:instrText xml:space="preserve"> HYPERLINK \l "_heading=h.8vlu04qonx06" </w:instrText>
            <w:fldChar w:fldCharType="separate"/>
          </w:r>
          <w:r w:rsidRPr="00000000" w:rsidDel="00000000" w:rsidR="00000000">
            <w:fldChar w:fldCharType="end"/>
          </w:r>
          <w:r w:rsidRPr="00000000" w:rsidDel="00000000" w:rsidR="00000000">
            <w:rPr>
              <w:rtl w:val="0"/>
            </w:rPr>
          </w:r>
        </w:p>
        <w:p w:rsidRPr="00000000" w:rsidR="00000000" w:rsidDel="00000000" w:rsidP="00000000" w:rsidRDefault="00000000" w14:paraId="0000001D">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0" w:line="240" w:lineRule="auto"/>
            <w:ind w:left="0" w:right="0" w:firstLine="0"/>
            <w:jc w:val="both"/>
            <w:rPr>
              <w:rFonts w:ascii="Calibri" w:hAnsi="Calibri" w:eastAsia="Calibri" w:cs="Calibri"/>
              <w:b w:val="1"/>
              <w:bCs w:val="1"/>
              <w:i w:val="0"/>
              <w:iCs w:val="0"/>
              <w:smallCaps w:val="0"/>
              <w:strike w:val="0"/>
              <w:color w:val="000000"/>
              <w:sz w:val="22"/>
              <w:szCs w:val="22"/>
              <w:u w:val="none"/>
              <w:shd w:val="clear" w:fill="auto"/>
              <w:vertAlign w:val="baseline"/>
            </w:rPr>
          </w:pPr>
          <w:r w:rsidRPr="00000000" w:rsidDel="00000000" w:rsidR="00000000">
            <w:fldChar w:fldCharType="end"/>
          </w:r>
          <w:r w:rsidRPr="00000000" w:rsidDel="00000000" w:rsidR="00000000">
            <w:rPr>
              <w:rtl w:val="0"/>
            </w:rPr>
          </w:r>
          <w:r w:rsidRPr="00000000" w:rsidDel="00000000" w:rsidR="00000000">
            <w:fldChar w:fldCharType="end"/>
          </w:r>
        </w:p>
      </w:sdtContent>
    </w:sdt>
    <w:p w:rsidRPr="00000000" w:rsidR="00000000" w:rsidDel="00000000" w:rsidP="00000000" w:rsidRDefault="00000000" w14:paraId="0000001E">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0" w:line="240" w:lineRule="auto"/>
        <w:ind w:left="0" w:right="0" w:firstLine="0"/>
        <w:jc w:val="both"/>
        <w:rPr>
          <w:rFonts w:ascii="Calibri" w:hAnsi="Calibri" w:eastAsia="Calibri" w:cs="Calibri"/>
          <w:b w:val="1"/>
          <w:bCs w:val="1"/>
          <w:i w:val="0"/>
          <w:iCs w:val="0"/>
          <w:smallCaps w:val="0"/>
          <w:strike w:val="0"/>
          <w:color w:val="000000"/>
          <w:sz w:val="22"/>
          <w:szCs w:val="22"/>
          <w:u w:val="none"/>
          <w:shd w:val="clear" w:fill="auto"/>
          <w:vertAlign w:val="baseline"/>
        </w:rPr>
        <w:sectPr>
          <w:pgSz w:w="12240" w:h="15840" w:orient="portrait"/>
          <w:pgMar w:top="1440" w:right="1440" w:bottom="1440" w:left="1440" w:header="720" w:footer="720"/>
          <w:pgNumType w:start="1"/>
        </w:sectPr>
      </w:pPr>
      <w:r w:rsidRPr="00000000" w:rsidDel="00000000" w:rsidR="00000000">
        <w:rPr>
          <w:rtl w:val="0"/>
        </w:rPr>
      </w:r>
    </w:p>
    <w:p w:rsidRPr="00000000" w:rsidR="00000000" w:rsidDel="00000000" w:rsidP="00000000" w:rsidRDefault="00000000" w14:paraId="0000001F">
      <w:pPr>
        <w:pStyle w:val="Heading1"/>
        <w:numPr>
          <w:ilvl w:val="0"/>
          <w:numId w:val="10"/>
        </w:numPr>
        <w:ind w:left="0" w:firstLine="0"/>
        <w:rPr/>
      </w:pPr>
      <w:bookmarkStart w:name="_heading=h.ydeyj3pqi2ki" w:colFirst="0" w:colLast="0" w:id="0"/>
      <w:bookmarkEnd w:id="0"/>
      <w:r w:rsidRPr="00000000" w:rsidDel="00000000" w:rsidR="00000000">
        <w:rPr>
          <w:rtl w:val="0"/>
        </w:rPr>
        <w:t xml:space="preserve">Purpose </w:t>
      </w:r>
    </w:p>
    <w:p w:rsidRPr="00000000" w:rsidR="00000000" w:rsidDel="00000000" w:rsidP="00000000" w:rsidRDefault="00000000" w14:paraId="00000020">
      <w:pPr>
        <w:pStyle w:val="Heading2"/>
        <w:numPr>
          <w:ilvl w:val="1"/>
          <w:numId w:val="10"/>
        </w:numPr>
        <w:ind w:left="720" w:hanging="720"/>
        <w:rPr/>
      </w:pPr>
      <w:r w:rsidRPr="00000000" w:rsidDel="00000000" w:rsidR="00000000">
        <w:rPr>
          <w:rtl w:val="0"/>
        </w:rPr>
        <w:t xml:space="preserve">Nest Services Limited, Binance (AD) Limited, and BCI Limited (together, the </w:t>
      </w:r>
      <w:r w:rsidRPr="00000000" w:rsidDel="00000000" w:rsidR="00000000">
        <w:rPr>
          <w:b w:val="1"/>
          <w:bCs w:val="1"/>
          <w:rtl w:val="0"/>
        </w:rPr>
        <w:t xml:space="preserve">“Firm</w:t>
      </w:r>
      <w:r w:rsidRPr="00000000" w:rsidDel="00000000" w:rsidR="00000000">
        <w:rPr>
          <w:rtl w:val="0"/>
        </w:rPr>
        <w:t xml:space="preserve">” or “</w:t>
      </w:r>
      <w:r w:rsidRPr="00000000" w:rsidDel="00000000" w:rsidR="00000000">
        <w:rPr>
          <w:b w:val="1"/>
          <w:bCs w:val="1"/>
          <w:rtl w:val="0"/>
        </w:rPr>
        <w:t xml:space="preserve">Binance</w:t>
      </w:r>
      <w:r w:rsidRPr="00000000" w:rsidDel="00000000" w:rsidR="00000000">
        <w:rPr>
          <w:rtl w:val="0"/>
        </w:rPr>
        <w:t xml:space="preserve">”) are authorised by the Financial Services Regulatory Authority (“</w:t>
      </w:r>
      <w:r w:rsidRPr="00000000" w:rsidDel="00000000" w:rsidR="00000000">
        <w:rPr>
          <w:b w:val="1"/>
          <w:bCs w:val="1"/>
          <w:rtl w:val="0"/>
        </w:rPr>
        <w:t xml:space="preserve">FSRA</w:t>
      </w:r>
      <w:r w:rsidRPr="00000000" w:rsidDel="00000000" w:rsidR="00000000">
        <w:rPr>
          <w:rtl w:val="0"/>
        </w:rPr>
        <w:t xml:space="preserve">”) to undertake regulated activities in and from the Abu Dhabi Global Market (“</w:t>
      </w:r>
      <w:r w:rsidRPr="00000000" w:rsidDel="00000000" w:rsidR="00000000">
        <w:rPr>
          <w:b w:val="1"/>
          <w:bCs w:val="1"/>
          <w:rtl w:val="0"/>
        </w:rPr>
        <w:t xml:space="preserve">ADGM</w:t>
      </w:r>
      <w:r w:rsidRPr="00000000" w:rsidDel="00000000" w:rsidR="00000000">
        <w:rPr>
          <w:rtl w:val="0"/>
        </w:rPr>
        <w:t xml:space="preserve">”), each individually being an “</w:t>
      </w:r>
      <w:r w:rsidRPr="00000000" w:rsidDel="00000000" w:rsidR="00000000">
        <w:rPr>
          <w:b w:val="1"/>
          <w:bCs w:val="1"/>
          <w:rtl w:val="0"/>
        </w:rPr>
        <w:t xml:space="preserve">Authorised Person</w:t>
      </w:r>
      <w:r w:rsidRPr="00000000" w:rsidDel="00000000" w:rsidR="00000000">
        <w:rPr>
          <w:rtl w:val="0"/>
        </w:rPr>
        <w:t xml:space="preserve">” for the purposes of the FSRA rules.</w:t>
      </w:r>
    </w:p>
    <w:p w:rsidRPr="00000000" w:rsidR="00000000" w:rsidDel="00000000" w:rsidP="00000000" w:rsidRDefault="00000000" w14:paraId="00000021">
      <w:pPr>
        <w:pStyle w:val="Heading2"/>
        <w:numPr>
          <w:ilvl w:val="1"/>
          <w:numId w:val="10"/>
        </w:numPr>
        <w:ind w:left="720" w:hanging="720"/>
        <w:rPr/>
      </w:pPr>
      <w:r w:rsidRPr="00000000" w:rsidDel="00000000" w:rsidR="00000000">
        <w:rPr>
          <w:rtl w:val="0"/>
        </w:rPr>
        <w:t xml:space="preserve">As such, they are subject to FSRA record keeping requirements, and this Record Keeping Policy (the “</w:t>
      </w:r>
      <w:r w:rsidRPr="00000000" w:rsidDel="00000000" w:rsidR="00000000">
        <w:rPr>
          <w:b w:val="1"/>
          <w:bCs w:val="1"/>
          <w:rtl w:val="0"/>
        </w:rPr>
        <w:t xml:space="preserve">Policy</w:t>
      </w:r>
      <w:r w:rsidRPr="00000000" w:rsidDel="00000000" w:rsidR="00000000">
        <w:rPr>
          <w:rtl w:val="0"/>
        </w:rPr>
        <w:t xml:space="preserve">”) establishes the Firm’s standards for record-keeping and retention, ensuring compliance with FSRA’s rules and regulations including the General Rulebook (“</w:t>
      </w:r>
      <w:r w:rsidRPr="00000000" w:rsidDel="00000000" w:rsidR="00000000">
        <w:rPr>
          <w:b w:val="1"/>
          <w:bCs w:val="1"/>
          <w:rtl w:val="0"/>
        </w:rPr>
        <w:t xml:space="preserve">GEN</w:t>
      </w:r>
      <w:r w:rsidRPr="00000000" w:rsidDel="00000000" w:rsidR="00000000">
        <w:rPr>
          <w:rtl w:val="0"/>
        </w:rPr>
        <w:t xml:space="preserve">”), Conduct of Business Rulebook (“</w:t>
      </w:r>
      <w:r w:rsidRPr="00000000" w:rsidDel="00000000" w:rsidR="00000000">
        <w:rPr>
          <w:b w:val="1"/>
          <w:bCs w:val="1"/>
          <w:rtl w:val="0"/>
        </w:rPr>
        <w:t xml:space="preserve">COBS</w:t>
      </w:r>
      <w:r w:rsidRPr="00000000" w:rsidDel="00000000" w:rsidR="00000000">
        <w:rPr>
          <w:rtl w:val="0"/>
        </w:rPr>
        <w:t xml:space="preserve">”), Market Infrastructure Rules (“</w:t>
      </w:r>
      <w:r w:rsidRPr="00000000" w:rsidDel="00000000" w:rsidR="00000000">
        <w:rPr>
          <w:b w:val="1"/>
          <w:bCs w:val="1"/>
          <w:rtl w:val="0"/>
        </w:rPr>
        <w:t xml:space="preserve">MIR</w:t>
      </w:r>
      <w:r w:rsidRPr="00000000" w:rsidDel="00000000" w:rsidR="00000000">
        <w:rPr>
          <w:rtl w:val="0"/>
        </w:rPr>
        <w:t xml:space="preserve">”), and Anti-Money Laundering Rulebook (“</w:t>
      </w:r>
      <w:r w:rsidRPr="00000000" w:rsidDel="00000000" w:rsidR="00000000">
        <w:rPr>
          <w:b w:val="1"/>
          <w:bCs w:val="1"/>
          <w:rtl w:val="0"/>
        </w:rPr>
        <w:t xml:space="preserve">AML</w:t>
      </w:r>
      <w:r w:rsidRPr="00000000" w:rsidDel="00000000" w:rsidR="00000000">
        <w:rPr>
          <w:rtl w:val="0"/>
        </w:rPr>
        <w:t xml:space="preserve">”).</w:t>
      </w:r>
    </w:p>
    <w:p w:rsidRPr="00000000" w:rsidR="00000000" w:rsidDel="00000000" w:rsidP="00000000" w:rsidRDefault="00000000" w14:paraId="00000022">
      <w:pPr>
        <w:pStyle w:val="Heading1"/>
        <w:numPr>
          <w:ilvl w:val="0"/>
          <w:numId w:val="10"/>
        </w:numPr>
        <w:ind w:left="0" w:firstLine="0"/>
        <w:rPr/>
      </w:pPr>
      <w:bookmarkStart w:name="_heading=h.kmpofj2l3m2y" w:colFirst="0" w:colLast="0" w:id="1"/>
      <w:bookmarkEnd w:id="1"/>
      <w:r w:rsidRPr="00000000" w:rsidDel="00000000" w:rsidR="00000000">
        <w:rPr>
          <w:rtl w:val="0"/>
        </w:rPr>
        <w:t xml:space="preserve">Scope</w:t>
      </w:r>
    </w:p>
    <w:p w:rsidRPr="00000000" w:rsidR="00000000" w:rsidDel="00000000" w:rsidP="00000000" w:rsidRDefault="00000000" w14:paraId="00000023">
      <w:pPr>
        <w:pStyle w:val="Heading2"/>
        <w:numPr>
          <w:ilvl w:val="1"/>
          <w:numId w:val="10"/>
        </w:numPr>
        <w:ind w:left="720" w:hanging="720"/>
        <w:rPr/>
      </w:pPr>
      <w:r w:rsidRPr="00000000" w:rsidDel="00000000" w:rsidR="00000000">
        <w:rPr>
          <w:rtl w:val="0"/>
        </w:rPr>
        <w:t xml:space="preserve">This Policy applies to all Binance entities, Nest Services Limited, Binance (AD) Limited, and BCI Limited, and extends to all business units, employees, contractors, and agents engaged in regulated activities within, or from, the ADGM (“</w:t>
      </w:r>
      <w:r w:rsidRPr="00000000" w:rsidDel="00000000" w:rsidR="00000000">
        <w:rPr>
          <w:b w:val="1"/>
          <w:bCs w:val="1"/>
          <w:rtl w:val="0"/>
        </w:rPr>
        <w:t xml:space="preserve">Company Personnel</w:t>
      </w:r>
      <w:r w:rsidRPr="00000000" w:rsidDel="00000000" w:rsidR="00000000">
        <w:rPr>
          <w:rtl w:val="0"/>
        </w:rPr>
        <w:t xml:space="preserve">”).</w:t>
      </w:r>
    </w:p>
    <w:p w:rsidRPr="00000000" w:rsidR="00000000" w:rsidDel="00000000" w:rsidP="00000000" w:rsidRDefault="00000000" w14:paraId="00000024">
      <w:pPr>
        <w:pStyle w:val="Heading2"/>
        <w:numPr>
          <w:ilvl w:val="1"/>
          <w:numId w:val="10"/>
        </w:numPr>
        <w:ind w:left="720" w:hanging="720"/>
        <w:rPr/>
      </w:pPr>
      <w:r w:rsidRPr="00000000" w:rsidDel="00000000" w:rsidR="00000000">
        <w:rPr>
          <w:rtl w:val="0"/>
        </w:rPr>
        <w:t xml:space="preserve">All Company Personnel are responsible for ensuring that accurate, complete, and timely records are created and maintained in connection with their respective duties and functions. This responsibility extends to both operational and compliance-related records, including those required by the FSRA under the GEN, COBS, MIR, and AML Rulebooks.</w:t>
      </w:r>
    </w:p>
    <w:p w:rsidRPr="00000000" w:rsidR="00000000" w:rsidDel="00000000" w:rsidP="00000000" w:rsidRDefault="00000000" w14:paraId="00000025">
      <w:pPr>
        <w:pStyle w:val="Heading2"/>
        <w:numPr>
          <w:ilvl w:val="1"/>
          <w:numId w:val="10"/>
        </w:numPr>
        <w:ind w:left="720" w:hanging="720"/>
        <w:rPr/>
      </w:pPr>
      <w:r w:rsidRPr="00000000" w:rsidDel="00000000" w:rsidR="00000000">
        <w:rPr>
          <w:rtl w:val="0"/>
        </w:rPr>
        <w:t xml:space="preserve">MIR-specific record-keeping obligations apply only to Nest Services Limited (as a Recognised Investment Exchange (“</w:t>
      </w:r>
      <w:r w:rsidRPr="00000000" w:rsidDel="00000000" w:rsidR="00000000">
        <w:rPr>
          <w:b w:val="1"/>
          <w:bCs w:val="1"/>
          <w:rtl w:val="0"/>
        </w:rPr>
        <w:t xml:space="preserve">RIE</w:t>
      </w:r>
      <w:r w:rsidRPr="00000000" w:rsidDel="00000000" w:rsidR="00000000">
        <w:rPr>
          <w:rtl w:val="0"/>
        </w:rPr>
        <w:t xml:space="preserve">”)) and Binance (AD) Limited (as a Recognised Clearing House (“</w:t>
      </w:r>
      <w:r w:rsidRPr="00000000" w:rsidDel="00000000" w:rsidR="00000000">
        <w:rPr>
          <w:b w:val="1"/>
          <w:bCs w:val="1"/>
          <w:rtl w:val="0"/>
        </w:rPr>
        <w:t xml:space="preserve">RCH</w:t>
      </w:r>
      <w:r w:rsidRPr="00000000" w:rsidDel="00000000" w:rsidR="00000000">
        <w:rPr>
          <w:rtl w:val="0"/>
        </w:rPr>
        <w:t xml:space="preserve">”)). </w:t>
      </w:r>
    </w:p>
    <w:p w:rsidRPr="00000000" w:rsidR="00000000" w:rsidDel="00000000" w:rsidP="00000000" w:rsidRDefault="00000000" w14:paraId="00000026">
      <w:pPr>
        <w:pStyle w:val="Heading1"/>
        <w:numPr>
          <w:ilvl w:val="0"/>
          <w:numId w:val="10"/>
        </w:numPr>
        <w:ind w:left="0" w:firstLine="0"/>
        <w:rPr/>
      </w:pPr>
      <w:bookmarkStart w:name="_heading=h.8dj03n70e1hs" w:colFirst="0" w:colLast="0" w:id="2"/>
      <w:bookmarkEnd w:id="2"/>
      <w:r w:rsidRPr="00000000" w:rsidDel="00000000" w:rsidR="00000000">
        <w:rPr>
          <w:rtl w:val="0"/>
        </w:rPr>
        <w:t xml:space="preserve">Regulatory Framework</w:t>
      </w:r>
    </w:p>
    <w:p w:rsidRPr="00000000" w:rsidR="00000000" w:rsidDel="00000000" w:rsidP="00000000" w:rsidRDefault="00000000" w14:paraId="00000027">
      <w:pPr>
        <w:pStyle w:val="Heading2"/>
        <w:numPr>
          <w:ilvl w:val="1"/>
          <w:numId w:val="10"/>
        </w:numPr>
        <w:ind w:left="720" w:hanging="720"/>
        <w:rPr/>
      </w:pPr>
      <w:r w:rsidRPr="00000000" w:rsidDel="00000000" w:rsidR="00000000">
        <w:rPr>
          <w:rtl w:val="0"/>
        </w:rPr>
        <w:t xml:space="preserve">The Firm is required to comply with record-keeping obligations under a wide range of FSRA rules and regulations, and these requirements establish minimum standards for the creation, maintenance, retention, and accessibility of records across all regulated activities undertaken by the Firm.</w:t>
      </w:r>
    </w:p>
    <w:p w:rsidRPr="00000000" w:rsidR="00000000" w:rsidDel="00000000" w:rsidP="00000000" w:rsidRDefault="00000000" w14:paraId="00000028">
      <w:pPr>
        <w:pStyle w:val="Heading2"/>
        <w:numPr>
          <w:ilvl w:val="1"/>
          <w:numId w:val="10"/>
        </w:numPr>
        <w:ind w:left="720" w:hanging="720"/>
        <w:rPr/>
      </w:pPr>
      <w:r w:rsidRPr="00000000" w:rsidDel="00000000" w:rsidR="00000000">
        <w:rPr>
          <w:rtl w:val="0"/>
        </w:rPr>
        <w:t xml:space="preserve">For clarity, this Policy highlights the principal sources of record-keeping obligations, however, the list is not exhaustive.  Other rules, guidance, or regulatory notices issued by the FSRA may impose further record-keeping duties, and the Firm is responsible for identifying and complying with all such obligations as they arise.</w:t>
      </w:r>
    </w:p>
    <w:p w:rsidRPr="00000000" w:rsidR="00000000" w:rsidDel="00000000" w:rsidP="00000000" w:rsidRDefault="00000000" w14:paraId="00000029">
      <w:pPr>
        <w:pStyle w:val="Heading2"/>
        <w:numPr>
          <w:ilvl w:val="1"/>
          <w:numId w:val="10"/>
        </w:numPr>
        <w:ind w:left="720" w:hanging="720"/>
        <w:rPr/>
      </w:pPr>
      <w:r w:rsidRPr="00000000" w:rsidDel="00000000" w:rsidR="00000000">
        <w:rPr>
          <w:rtl w:val="0"/>
        </w:rPr>
        <w:t xml:space="preserve">With respect to MIR, where transactions are effected on the RIE and cleared through the RCH (together the “</w:t>
      </w:r>
      <w:r w:rsidRPr="00000000" w:rsidDel="00000000" w:rsidR="00000000">
        <w:rPr>
          <w:b w:val="1"/>
          <w:bCs w:val="1"/>
          <w:rtl w:val="0"/>
        </w:rPr>
        <w:t xml:space="preserve">Recognised Bodies</w:t>
      </w:r>
      <w:r w:rsidRPr="00000000" w:rsidDel="00000000" w:rsidR="00000000">
        <w:rPr>
          <w:rtl w:val="0"/>
        </w:rPr>
        <w:t xml:space="preserve">”), the Recognised Bodies concerned may agree which information is to be recorded by each Recognised Body.  In such cases, duplication of records is not required, provided that the RIE and RCH coordinate effectively to ensure that all records required under the FSRA rules are captured in a complete and compliant manner.  This principle of coordination is critical to the Firm’s operations, as both the RIE and the RCH must ensure that record-keeping responsibilities are clearly allocated, documented, and monitored.</w:t>
      </w:r>
    </w:p>
    <w:p w:rsidRPr="00000000" w:rsidR="00000000" w:rsidDel="00000000" w:rsidP="00000000" w:rsidRDefault="00000000" w14:paraId="0000002A">
      <w:pPr>
        <w:pStyle w:val="Heading2"/>
        <w:numPr>
          <w:ilvl w:val="1"/>
          <w:numId w:val="10"/>
        </w:numPr>
        <w:ind w:left="720" w:hanging="720"/>
        <w:rPr/>
      </w:pPr>
      <w:r w:rsidRPr="00000000" w:rsidDel="00000000" w:rsidR="00000000">
        <w:rPr>
          <w:rtl w:val="0"/>
        </w:rPr>
        <w:t xml:space="preserve">The Firm shall therefore maintain a framework for regulatory coordination between its entities to ensure seamless compliance across all applicable FSRA rulebooks.</w:t>
      </w:r>
    </w:p>
    <w:p w:rsidRPr="00000000" w:rsidR="00000000" w:rsidDel="00000000" w:rsidP="00000000" w:rsidRDefault="00000000" w14:paraId="0000002B">
      <w:pPr>
        <w:pStyle w:val="Heading2"/>
        <w:numPr>
          <w:ilvl w:val="1"/>
          <w:numId w:val="10"/>
        </w:numPr>
        <w:ind w:left="720" w:hanging="720"/>
        <w:rPr/>
      </w:pPr>
      <w:r w:rsidRPr="00000000" w:rsidDel="00000000" w:rsidR="00000000">
        <w:rPr>
          <w:rtl w:val="0"/>
        </w:rPr>
        <w:t xml:space="preserve">Where a term is not defined in this Policy, its meaning shall be ascribed in accordance with the FSRA rules. Any reference in this Policy to "Authorized Person” shall be understood to mean Authorised Person and / or Recognised Body, within the meaning of the FSRA rules, as appropriate. Similarly, any reference in this Policy to "Approved Person” shall be understood to mean Approved Person and / or Key Individual, within the meaning of the FSRA rules, as appropriate. </w:t>
      </w:r>
    </w:p>
    <w:p w:rsidRPr="00000000" w:rsidR="00000000" w:rsidDel="00000000" w:rsidP="00000000" w:rsidRDefault="00000000" w14:paraId="0000002C">
      <w:pPr>
        <w:rPr/>
      </w:pPr>
      <w:r w:rsidRPr="00000000" w:rsidDel="00000000" w:rsidR="00000000">
        <w:rPr>
          <w:rtl w:val="0"/>
        </w:rPr>
      </w:r>
    </w:p>
    <w:p w:rsidRPr="00000000" w:rsidR="00000000" w:rsidDel="00000000" w:rsidP="00000000" w:rsidRDefault="00000000" w14:paraId="0000002D">
      <w:pPr>
        <w:rPr/>
      </w:pPr>
      <w:r w:rsidRPr="00000000" w:rsidDel="00000000" w:rsidR="00000000">
        <w:rPr>
          <w:rtl w:val="0"/>
        </w:rPr>
      </w:r>
    </w:p>
    <w:p w:rsidRPr="00000000" w:rsidR="00000000" w:rsidDel="00000000" w:rsidP="00000000" w:rsidRDefault="00000000" w14:paraId="0000002E">
      <w:pPr>
        <w:rPr/>
      </w:pPr>
      <w:r w:rsidRPr="00000000" w:rsidDel="00000000" w:rsidR="00000000">
        <w:rPr>
          <w:rtl w:val="0"/>
        </w:rPr>
      </w:r>
    </w:p>
    <w:p w:rsidRPr="00000000" w:rsidR="00000000" w:rsidDel="00000000" w:rsidP="00000000" w:rsidRDefault="00000000" w14:paraId="0000002F">
      <w:pPr>
        <w:rPr/>
      </w:pPr>
      <w:r w:rsidRPr="00000000" w:rsidDel="00000000" w:rsidR="00000000">
        <w:rPr>
          <w:rtl w:val="0"/>
        </w:rPr>
      </w:r>
    </w:p>
    <w:p w:rsidRPr="00000000" w:rsidR="00000000" w:rsidDel="00000000" w:rsidP="00000000" w:rsidRDefault="00000000" w14:paraId="00000030">
      <w:pPr>
        <w:rPr/>
      </w:pPr>
      <w:r w:rsidRPr="00000000" w:rsidDel="00000000" w:rsidR="00000000">
        <w:rPr>
          <w:rtl w:val="0"/>
        </w:rPr>
      </w:r>
    </w:p>
    <w:p w:rsidRPr="00000000" w:rsidR="00000000" w:rsidDel="00000000" w:rsidP="00000000" w:rsidRDefault="00000000" w14:paraId="00000031">
      <w:pPr>
        <w:rPr/>
      </w:pPr>
      <w:r w:rsidRPr="00000000" w:rsidDel="00000000" w:rsidR="00000000">
        <w:rPr>
          <w:rtl w:val="0"/>
        </w:rPr>
      </w:r>
    </w:p>
    <w:p w:rsidRPr="00000000" w:rsidR="00000000" w:rsidDel="00000000" w:rsidP="00000000" w:rsidRDefault="00000000" w14:paraId="00000032">
      <w:pPr>
        <w:rPr/>
      </w:pPr>
      <w:r w:rsidRPr="00000000" w:rsidDel="00000000" w:rsidR="00000000">
        <w:rPr>
          <w:rtl w:val="0"/>
        </w:rPr>
      </w:r>
    </w:p>
    <w:p w:rsidRPr="00000000" w:rsidR="00000000" w:rsidDel="00000000" w:rsidP="00000000" w:rsidRDefault="00000000" w14:paraId="00000033">
      <w:pPr>
        <w:rPr/>
      </w:pPr>
      <w:r w:rsidRPr="00000000" w:rsidDel="00000000" w:rsidR="00000000">
        <w:rPr>
          <w:rtl w:val="0"/>
        </w:rPr>
      </w:r>
    </w:p>
    <w:p w:rsidRPr="00000000" w:rsidR="00000000" w:rsidDel="00000000" w:rsidP="00000000" w:rsidRDefault="00000000" w14:paraId="00000034">
      <w:pPr>
        <w:rPr/>
      </w:pPr>
      <w:r w:rsidRPr="00000000" w:rsidDel="00000000" w:rsidR="00000000">
        <w:rPr>
          <w:rtl w:val="0"/>
        </w:rPr>
      </w:r>
    </w:p>
    <w:p w:rsidRPr="00000000" w:rsidR="00000000" w:rsidDel="00000000" w:rsidP="00000000" w:rsidRDefault="00000000" w14:paraId="00000035">
      <w:pPr>
        <w:rPr/>
      </w:pPr>
      <w:r w:rsidRPr="00000000" w:rsidDel="00000000" w:rsidR="00000000">
        <w:rPr>
          <w:rtl w:val="0"/>
        </w:rPr>
      </w:r>
    </w:p>
    <w:p w:rsidRPr="00000000" w:rsidR="00000000" w:rsidDel="00000000" w:rsidP="00000000" w:rsidRDefault="00000000" w14:paraId="00000036">
      <w:pPr>
        <w:rPr/>
        <w:sectPr>
          <w:footerReference w:type="default" r:id="rId10"/>
          <w:type w:val="nextPage"/>
          <w:pgSz w:w="12240" w:h="15840" w:orient="portrait"/>
          <w:pgMar w:top="1440" w:right="1440" w:bottom="1440" w:left="1440" w:header="720" w:footer="720"/>
        </w:sectPr>
      </w:pPr>
      <w:r w:rsidRPr="00000000" w:rsidDel="00000000" w:rsidR="00000000">
        <w:rPr>
          <w:rtl w:val="0"/>
        </w:rPr>
      </w:r>
    </w:p>
    <w:p w:rsidRPr="00000000" w:rsidR="00000000" w:rsidDel="00000000" w:rsidP="00000000" w:rsidRDefault="00000000" w14:paraId="00000037">
      <w:pPr>
        <w:pStyle w:val="Heading1"/>
        <w:numPr>
          <w:ilvl w:val="0"/>
          <w:numId w:val="10"/>
        </w:numPr>
        <w:spacing w:after="240" w:lineRule="auto"/>
        <w:ind w:left="0" w:firstLine="0"/>
        <w:rPr/>
      </w:pPr>
      <w:bookmarkStart w:name="_heading=h.z13tpf8ivc74" w:colFirst="0" w:colLast="0" w:id="3"/>
      <w:bookmarkEnd w:id="3"/>
      <w:r w:rsidRPr="00000000" w:rsidDel="00000000" w:rsidR="00000000">
        <w:rPr>
          <w:rtl w:val="0"/>
        </w:rPr>
        <w:t xml:space="preserve">Record-Keeping Requirements</w:t>
      </w:r>
    </w:p>
    <w:tbl>
      <w:tblPr>
        <w:tblStyle w:val="Table4"/>
        <w:tblW w:w="12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233"/>
        <w:gridCol w:w="2150"/>
        <w:gridCol w:w="5260"/>
        <w:gridCol w:w="2691"/>
        <w:gridCol w:w="1616"/>
        <w:tblGridChange w:id="0">
          <w:tblGrid>
            <w:gridCol w:w="1233"/>
            <w:gridCol w:w="2150"/>
            <w:gridCol w:w="5260"/>
            <w:gridCol w:w="2691"/>
            <w:gridCol w:w="1616"/>
          </w:tblGrid>
        </w:tblGridChange>
      </w:tblGrid>
      <w:tr>
        <w:trPr>
          <w:cantSplit w:val="0"/>
          <w:tblHeader w:val="1"/>
        </w:trPr>
        <w:tc>
          <w:tcPr>
            <w:shd w:val="clear" w:fill="d9d9d9"/>
          </w:tcPr>
          <w:p w:rsidRPr="00000000" w:rsidR="00000000" w:rsidDel="00000000" w:rsidP="00000000" w:rsidRDefault="00000000" w14:paraId="0000003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Rule Reference</w:t>
            </w:r>
          </w:p>
        </w:tc>
        <w:tc>
          <w:tcPr>
            <w:shd w:val="clear" w:fill="d9d9d9"/>
          </w:tcPr>
          <w:p w:rsidRPr="00000000" w:rsidR="00000000" w:rsidDel="00000000" w:rsidP="00000000" w:rsidRDefault="00000000" w14:paraId="0000003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color w:val="000000"/>
                <w:sz w:val="22"/>
                <w:szCs w:val="22"/>
                <w:u w:val="none"/>
                <w:shd w:val="clear" w:fill="auto"/>
                <w:vertAlign w:val="baseline"/>
                <w:rtl w:val="0"/>
              </w:rPr>
              <w:t xml:space="preserve">Topic </w:t>
            </w:r>
          </w:p>
        </w:tc>
        <w:tc>
          <w:tcPr>
            <w:shd w:val="clear" w:fill="d9d9d9"/>
          </w:tcPr>
          <w:p w:rsidRPr="00000000" w:rsidR="00000000" w:rsidDel="00000000" w:rsidP="00000000" w:rsidRDefault="00000000" w14:paraId="0000003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Record Requirement (paraphrased) </w:t>
            </w:r>
          </w:p>
        </w:tc>
        <w:tc>
          <w:tcPr>
            <w:shd w:val="clear" w:fill="d9d9d9"/>
          </w:tcPr>
          <w:p w:rsidRPr="00000000" w:rsidR="00000000" w:rsidDel="00000000" w:rsidP="00000000" w:rsidRDefault="00000000" w14:paraId="0000003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Retention Period</w:t>
            </w:r>
          </w:p>
        </w:tc>
        <w:tc>
          <w:tcPr>
            <w:shd w:val="clear" w:fill="d9d9d9"/>
          </w:tcPr>
          <w:p w:rsidRPr="00000000" w:rsidR="00000000" w:rsidDel="00000000" w:rsidP="00000000" w:rsidRDefault="00000000" w14:paraId="0000003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1"/>
                <w:bCs w:val="1"/>
                <w:i w:val="0"/>
                <w:iCs w:val="0"/>
                <w:smallCaps w:val="0"/>
                <w:strike w:val="0"/>
                <w:color w:val="000000"/>
                <w:sz w:val="22"/>
                <w:szCs w:val="22"/>
                <w:u w:val="none"/>
                <w:shd w:val="clear" w:fill="auto"/>
                <w:vertAlign w:val="baseline"/>
                <w:rtl w:val="0"/>
              </w:rPr>
              <w:t xml:space="preserve">Applicable Binance entity</w:t>
            </w:r>
          </w:p>
        </w:tc>
      </w:tr>
      <w:tr>
        <w:trPr>
          <w:cantSplit w:val="0"/>
          <w:tblHeader w:val="0"/>
        </w:trPr>
        <w:tc>
          <w:tcPr/>
          <w:p w:rsidRPr="00000000" w:rsidR="00000000" w:rsidDel="00000000" w:rsidP="00000000" w:rsidRDefault="00000000" w14:paraId="0000003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 3.2.3</w:t>
            </w:r>
          </w:p>
        </w:tc>
        <w:tc>
          <w:tcPr/>
          <w:p w:rsidRPr="00000000" w:rsidR="00000000" w:rsidDel="00000000" w:rsidP="00000000" w:rsidRDefault="00000000" w14:paraId="0000003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Recording of apportionment </w:t>
            </w:r>
          </w:p>
        </w:tc>
        <w:tc>
          <w:tcPr/>
          <w:p w:rsidRPr="00000000" w:rsidR="00000000" w:rsidDel="00000000" w:rsidP="00000000" w:rsidRDefault="00000000" w14:paraId="0000003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Recording of apportionment for </w:t>
            </w:r>
            <w:r w:rsidRPr="00000000" w:rsidDel="00000000" w:rsidR="00000000">
              <w:rPr>
                <w:rtl w:val="0"/>
              </w:rPr>
              <w:t xml:space="preserve">directors</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and senior management</w:t>
            </w:r>
          </w:p>
          <w:p w:rsidRPr="00000000" w:rsidR="00000000" w:rsidDel="00000000" w:rsidP="00000000" w:rsidRDefault="00000000" w14:paraId="00000040">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establish and maintain an up-to-date record of the arrangements it has made to comply with GEN 3.2.1 and 3.2.2 (rules on the apportionment of significant responsibilities of the </w:t>
            </w:r>
            <w:r w:rsidRPr="00000000" w:rsidDel="00000000" w:rsidR="00000000">
              <w:rPr>
                <w:rtl w:val="0"/>
              </w:rPr>
              <w:t xml:space="preserve">board of directors</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and senior management)</w:t>
            </w:r>
          </w:p>
          <w:p w:rsidRPr="00000000" w:rsidR="00000000" w:rsidDel="00000000" w:rsidP="00000000" w:rsidRDefault="00000000" w14:paraId="00000041">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record must show that members of the </w:t>
            </w:r>
            <w:r w:rsidRPr="00000000" w:rsidDel="00000000" w:rsidR="00000000">
              <w:rPr>
                <w:rtl w:val="0"/>
              </w:rPr>
              <w:t xml:space="preserve">board of directors</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and senior management are aware of and accepted their responsibilities under GEN 3.2.1.</w:t>
            </w:r>
          </w:p>
          <w:p w:rsidRPr="00000000" w:rsidR="00000000" w:rsidDel="00000000" w:rsidP="00000000" w:rsidRDefault="00000000" w14:paraId="00000042">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Where a responsibility has been allocated to more than one individual, the record must show clearly how that responsibility is allocated between the individuals.</w:t>
            </w:r>
          </w:p>
        </w:tc>
        <w:tc>
          <w:tcPr/>
          <w:p w:rsidRPr="00000000" w:rsidR="00000000" w:rsidDel="00000000" w:rsidP="00000000" w:rsidRDefault="00000000" w14:paraId="0000004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on which it was established or superseded by a more up to date record </w:t>
            </w:r>
          </w:p>
        </w:tc>
        <w:tc>
          <w:tcPr/>
          <w:p w:rsidRPr="00000000" w:rsidR="00000000" w:rsidDel="00000000" w:rsidP="00000000" w:rsidRDefault="00000000" w14:paraId="0000004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4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 3.3.10</w:t>
            </w:r>
          </w:p>
        </w:tc>
        <w:tc>
          <w:tcPr/>
          <w:p w:rsidRPr="00000000" w:rsidR="00000000" w:rsidDel="00000000" w:rsidP="00000000" w:rsidRDefault="00000000" w14:paraId="00000046">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Compliance </w:t>
            </w:r>
          </w:p>
        </w:tc>
        <w:tc>
          <w:tcPr/>
          <w:p w:rsidRPr="00000000" w:rsidR="00000000" w:rsidDel="00000000" w:rsidP="00000000" w:rsidRDefault="00000000" w14:paraId="0000004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document the monitoring and reporting processes and procedures, as well as keep records of breaches of any of Regulations and Rules. </w:t>
            </w:r>
          </w:p>
        </w:tc>
        <w:tc>
          <w:tcPr/>
          <w:p w:rsidRPr="00000000" w:rsidR="00000000" w:rsidDel="00000000" w:rsidP="00000000" w:rsidRDefault="00000000" w14:paraId="0000004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1"/>
                <w:iCs w:val="1"/>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p>
        </w:tc>
        <w:tc>
          <w:tcPr/>
          <w:p w:rsidRPr="00000000" w:rsidR="00000000" w:rsidDel="00000000" w:rsidP="00000000" w:rsidRDefault="00000000" w14:paraId="0000004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4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 3.3.18</w:t>
            </w:r>
          </w:p>
        </w:tc>
        <w:tc>
          <w:tcPr/>
          <w:p w:rsidRPr="00000000" w:rsidR="00000000" w:rsidDel="00000000" w:rsidP="00000000" w:rsidRDefault="00000000" w14:paraId="0000004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Staff and agents </w:t>
            </w:r>
          </w:p>
        </w:tc>
        <w:tc>
          <w:tcPr/>
          <w:p w:rsidRPr="00000000" w:rsidR="00000000" w:rsidDel="00000000" w:rsidP="00000000" w:rsidRDefault="00000000" w14:paraId="0000004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keep records that demonstrate it has taken steps to ensure that all staff and agents acting on its behalf are fit and proper, competent and capable, and appropriately trained in the relevant requirements.</w:t>
            </w:r>
          </w:p>
        </w:tc>
        <w:tc>
          <w:tcPr/>
          <w:p w:rsidRPr="00000000" w:rsidR="00000000" w:rsidDel="00000000" w:rsidP="00000000" w:rsidRDefault="00000000" w14:paraId="0000004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1"/>
                <w:iCs w:val="1"/>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p>
        </w:tc>
        <w:tc>
          <w:tcPr/>
          <w:p w:rsidRPr="00000000" w:rsidR="00000000" w:rsidDel="00000000" w:rsidP="00000000" w:rsidRDefault="00000000" w14:paraId="0000004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4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 3.3.34-36</w:t>
            </w:r>
          </w:p>
        </w:tc>
        <w:tc>
          <w:tcPr/>
          <w:p w:rsidRPr="00000000" w:rsidR="00000000" w:rsidDel="00000000" w:rsidP="00000000" w:rsidRDefault="00000000" w14:paraId="0000005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Accounting records</w:t>
            </w:r>
          </w:p>
        </w:tc>
        <w:tc>
          <w:tcPr/>
          <w:p w:rsidRPr="00000000" w:rsidR="00000000" w:rsidDel="00000000" w:rsidP="00000000" w:rsidRDefault="00000000" w14:paraId="0000005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and retain records of its matters, dealings, and corporate governance practices as required under Regulations and Rules. These records must:</w:t>
            </w:r>
          </w:p>
          <w:p w:rsidRPr="00000000" w:rsidR="00000000" w:rsidDel="00000000" w:rsidP="00000000" w:rsidRDefault="00000000" w14:paraId="00000052">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60" w:after="60" w:line="240" w:lineRule="auto"/>
              <w:ind w:left="720" w:right="0" w:hanging="360"/>
              <w:jc w:val="both"/>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Be capable of reproduction in paper form within three business days;</w:t>
            </w:r>
          </w:p>
          <w:p w:rsidRPr="00000000" w:rsidR="00000000" w:rsidDel="00000000" w:rsidP="00000000" w:rsidRDefault="00000000" w14:paraId="00000053">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Be kept in English, unless relating to activities outside ADGM, where an official local language may be used</w:t>
            </w:r>
          </w:p>
        </w:tc>
        <w:tc>
          <w:tcPr/>
          <w:p w:rsidRPr="00000000" w:rsidR="00000000" w:rsidDel="00000000" w:rsidP="00000000" w:rsidRDefault="00000000" w14:paraId="0000005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r w:rsidRPr="00000000" w:rsidDel="00000000" w:rsidR="00000000">
              <w:rPr>
                <w:rtl w:val="0"/>
              </w:rPr>
            </w:r>
          </w:p>
        </w:tc>
        <w:tc>
          <w:tcPr/>
          <w:p w:rsidRPr="00000000" w:rsidR="00000000" w:rsidDel="00000000" w:rsidP="00000000" w:rsidRDefault="00000000" w14:paraId="0000005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56">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 3.4</w:t>
            </w:r>
          </w:p>
        </w:tc>
        <w:tc>
          <w:tcPr/>
          <w:p w:rsidRPr="00000000" w:rsidR="00000000" w:rsidDel="00000000" w:rsidP="00000000" w:rsidRDefault="00000000" w14:paraId="0000005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Whistleblowing </w:t>
            </w:r>
          </w:p>
        </w:tc>
        <w:tc>
          <w:tcPr/>
          <w:p w:rsidRPr="00000000" w:rsidR="00000000" w:rsidDel="00000000" w:rsidP="00000000" w:rsidRDefault="00000000" w14:paraId="0000005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Whistleblowing disclosures:</w:t>
            </w:r>
            <w:r w:rsidRPr="00000000" w:rsidDel="00000000" w:rsidR="00000000">
              <w:rPr>
                <w:rtl w:val="0"/>
              </w:rPr>
              <w:t xml:space="preserve"> An </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Authorised Person must maintain the following records in writing:</w:t>
            </w:r>
          </w:p>
          <w:p w:rsidRPr="00000000" w:rsidR="00000000" w:rsidDel="00000000" w:rsidP="00000000" w:rsidRDefault="00000000" w14:paraId="00000059">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60" w:after="60" w:line="240" w:lineRule="auto"/>
              <w:ind w:left="720" w:right="0" w:hanging="360"/>
              <w:jc w:val="both"/>
              <w:rPr>
                <w:rFonts w:ascii="Calibri" w:hAnsi="Calibri" w:eastAsia="Calibri" w:cs="Calibri"/>
              </w:rPr>
            </w:pPr>
            <w:r w:rsidRPr="00000000" w:rsidDel="00000000" w:rsidR="00000000">
              <w:rPr>
                <w:rtl w:val="0"/>
              </w:rPr>
              <w:t xml:space="preserve">each</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Protected Disclosure received and all relevant supporting documents; and</w:t>
            </w:r>
          </w:p>
          <w:p w:rsidRPr="00000000" w:rsidR="00000000" w:rsidDel="00000000" w:rsidP="00000000" w:rsidRDefault="00000000" w14:paraId="0000005A">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60" w:after="60" w:line="240" w:lineRule="auto"/>
              <w:ind w:left="720" w:right="0" w:hanging="360"/>
              <w:jc w:val="both"/>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information, including internal findings and analysis, relating to the Authorised  Person’s investigation, assessment and determination of matters relevant to the Protected Disclosure.</w:t>
            </w:r>
          </w:p>
        </w:tc>
        <w:tc>
          <w:tcPr/>
          <w:p w:rsidRPr="00000000" w:rsidR="00000000" w:rsidDel="00000000" w:rsidP="00000000" w:rsidRDefault="00000000" w14:paraId="0000005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the matter is closed</w:t>
            </w:r>
          </w:p>
        </w:tc>
        <w:tc>
          <w:tcPr/>
          <w:p w:rsidRPr="00000000" w:rsidR="00000000" w:rsidDel="00000000" w:rsidP="00000000" w:rsidRDefault="00000000" w14:paraId="0000005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5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 5.6.16</w:t>
            </w:r>
          </w:p>
        </w:tc>
        <w:tc>
          <w:tcPr/>
          <w:p w:rsidRPr="00000000" w:rsidR="00000000" w:rsidDel="00000000" w:rsidP="00000000" w:rsidRDefault="00000000" w14:paraId="0000005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Controlled function/Approved Person role</w:t>
            </w:r>
          </w:p>
        </w:tc>
        <w:tc>
          <w:tcPr/>
          <w:p w:rsidRPr="00000000" w:rsidR="00000000" w:rsidDel="00000000" w:rsidP="00000000" w:rsidRDefault="00000000" w14:paraId="0000005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records of the assessment process undertaken for each individual seeking to perform a controlled function/Approved Person role.</w:t>
            </w:r>
          </w:p>
        </w:tc>
        <w:tc>
          <w:tcPr/>
          <w:p w:rsidRPr="00000000" w:rsidR="00000000" w:rsidDel="00000000" w:rsidP="00000000" w:rsidRDefault="00000000" w14:paraId="0000006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of the assessment</w:t>
            </w:r>
          </w:p>
        </w:tc>
        <w:tc>
          <w:tcPr/>
          <w:p w:rsidRPr="00000000" w:rsidR="00000000" w:rsidDel="00000000" w:rsidP="00000000" w:rsidRDefault="00000000" w14:paraId="0000006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6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 6.3</w:t>
            </w:r>
          </w:p>
        </w:tc>
        <w:tc>
          <w:tcPr/>
          <w:p w:rsidRPr="00000000" w:rsidR="00000000" w:rsidDel="00000000" w:rsidP="00000000" w:rsidRDefault="00000000" w14:paraId="0000006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Accounting records</w:t>
            </w:r>
          </w:p>
        </w:tc>
        <w:tc>
          <w:tcPr/>
          <w:p w:rsidRPr="00000000" w:rsidR="00000000" w:rsidDel="00000000" w:rsidP="00000000" w:rsidRDefault="00000000" w14:paraId="0000006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accounting records that accurately show and explain transactions, disclose the </w:t>
            </w:r>
            <w:r w:rsidRPr="00000000" w:rsidDel="00000000" w:rsidR="00000000">
              <w:rPr>
                <w:rtl w:val="0"/>
              </w:rPr>
              <w:t xml:space="preserve">F</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irm’s financial position on an ongoing basis, and evidence its year-end position. These records must support the Governing Body in preparing compliant financial statements.</w:t>
            </w:r>
          </w:p>
          <w:p w:rsidRPr="00000000" w:rsidR="00000000" w:rsidDel="00000000" w:rsidP="00000000" w:rsidRDefault="00000000" w14:paraId="0000006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Accounting records must be:</w:t>
            </w:r>
          </w:p>
          <w:p w:rsidRPr="00000000" w:rsidR="00000000" w:rsidDel="00000000" w:rsidP="00000000" w:rsidRDefault="00000000" w14:paraId="00000066">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60" w:after="60" w:line="240" w:lineRule="auto"/>
              <w:ind w:left="720" w:right="0" w:hanging="360"/>
              <w:jc w:val="both"/>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Readily available for inspection by the FSRA or the </w:t>
            </w:r>
            <w:r w:rsidRPr="00000000" w:rsidDel="00000000" w:rsidR="00000000">
              <w:rPr>
                <w:rtl w:val="0"/>
              </w:rPr>
              <w:t xml:space="preserve">F</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irm’s auditor; and</w:t>
            </w:r>
          </w:p>
          <w:p w:rsidRPr="00000000" w:rsidR="00000000" w:rsidDel="00000000" w:rsidP="00000000" w:rsidRDefault="00000000" w14:paraId="0000006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Capable of reproduction in hard copy and English within three business days if requested.</w:t>
            </w:r>
          </w:p>
        </w:tc>
        <w:tc>
          <w:tcPr/>
          <w:p w:rsidRPr="00000000" w:rsidR="00000000" w:rsidDel="00000000" w:rsidP="00000000" w:rsidRDefault="00000000" w14:paraId="0000006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data to which they relate </w:t>
            </w:r>
          </w:p>
        </w:tc>
        <w:tc>
          <w:tcPr/>
          <w:p w:rsidRPr="00000000" w:rsidR="00000000" w:rsidDel="00000000" w:rsidP="00000000" w:rsidRDefault="00000000" w14:paraId="0000006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6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 7.2.12</w:t>
            </w:r>
          </w:p>
        </w:tc>
        <w:tc>
          <w:tcPr/>
          <w:p w:rsidRPr="00000000" w:rsidR="00000000" w:rsidDel="00000000" w:rsidP="00000000" w:rsidRDefault="00000000" w14:paraId="0000006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Complaints </w:t>
            </w:r>
          </w:p>
        </w:tc>
        <w:tc>
          <w:tcPr/>
          <w:p w:rsidRPr="00000000" w:rsidR="00000000" w:rsidDel="00000000" w:rsidP="00000000" w:rsidRDefault="00000000" w14:paraId="0000006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a record of all complaints received, the  record must include the complainant’s details, the substance of the complaint, the </w:t>
            </w:r>
            <w:r w:rsidRPr="00000000" w:rsidDel="00000000" w:rsidR="00000000">
              <w:rPr>
                <w:rtl w:val="0"/>
              </w:rPr>
              <w:t xml:space="preserve">F</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irm’s response, relevant correspondence, and the action taken to resolve the matter.</w:t>
            </w:r>
          </w:p>
        </w:tc>
        <w:tc>
          <w:tcPr/>
          <w:p w:rsidRPr="00000000" w:rsidR="00000000" w:rsidDel="00000000" w:rsidP="00000000" w:rsidRDefault="00000000" w14:paraId="0000006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of receipt of the complaint </w:t>
            </w:r>
          </w:p>
        </w:tc>
        <w:tc>
          <w:tcPr/>
          <w:p w:rsidRPr="00000000" w:rsidR="00000000" w:rsidDel="00000000" w:rsidP="00000000" w:rsidRDefault="00000000" w14:paraId="0000006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6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2.7</w:t>
            </w:r>
          </w:p>
        </w:tc>
        <w:tc>
          <w:tcPr/>
          <w:p w:rsidRPr="00000000" w:rsidR="00000000" w:rsidDel="00000000" w:rsidP="00000000" w:rsidRDefault="00000000" w14:paraId="0000007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Client Classification</w:t>
            </w:r>
          </w:p>
        </w:tc>
        <w:tc>
          <w:tcPr/>
          <w:p w:rsidRPr="00000000" w:rsidR="00000000" w:rsidDel="00000000" w:rsidP="00000000" w:rsidRDefault="00000000" w14:paraId="0000007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records of the procedures followed under COBS, including documents evidencing a client classification and any notices sent to the client. The Firm should give the FSRA unrestricted access to these records.</w:t>
            </w:r>
          </w:p>
        </w:tc>
        <w:tc>
          <w:tcPr/>
          <w:p w:rsidRPr="00000000" w:rsidR="00000000" w:rsidDel="00000000" w:rsidP="00000000" w:rsidRDefault="00000000" w14:paraId="0000007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end of the client relationship, or if unclear, from the date of the last transaction with the client</w:t>
            </w:r>
          </w:p>
        </w:tc>
        <w:tc>
          <w:tcPr/>
          <w:p w:rsidRPr="00000000" w:rsidR="00000000" w:rsidDel="00000000" w:rsidP="00000000" w:rsidRDefault="00000000" w14:paraId="0000007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7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3.5.2</w:t>
            </w:r>
          </w:p>
        </w:tc>
        <w:tc>
          <w:tcPr/>
          <w:p w:rsidRPr="00000000" w:rsidR="00000000" w:rsidDel="00000000" w:rsidP="00000000" w:rsidRDefault="00000000" w14:paraId="0000007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Conflict of Interest </w:t>
            </w:r>
          </w:p>
        </w:tc>
        <w:tc>
          <w:tcPr/>
          <w:p w:rsidRPr="00000000" w:rsidR="00000000" w:rsidDel="00000000" w:rsidP="00000000" w:rsidRDefault="00000000" w14:paraId="00000076">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and regularly update a record of services or activities it carries out (or are carried out on its behalf) where a conflict of interest has arisen, or may arise, that creates a material risk of damage to one or more clients.</w:t>
            </w:r>
          </w:p>
        </w:tc>
        <w:tc>
          <w:tcPr/>
          <w:p w:rsidRPr="00000000" w:rsidR="00000000" w:rsidDel="00000000" w:rsidP="00000000" w:rsidRDefault="00000000" w14:paraId="0000007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1"/>
                <w:iCs w:val="1"/>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p>
        </w:tc>
        <w:tc>
          <w:tcPr/>
          <w:p w:rsidRPr="00000000" w:rsidR="00000000" w:rsidDel="00000000" w:rsidP="00000000" w:rsidRDefault="00000000" w14:paraId="0000007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7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3.7(a)</w:t>
            </w:r>
          </w:p>
        </w:tc>
        <w:tc>
          <w:tcPr/>
          <w:p w:rsidRPr="00000000" w:rsidR="00000000" w:rsidDel="00000000" w:rsidP="00000000" w:rsidRDefault="00000000" w14:paraId="0000007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Marketing Material</w:t>
            </w:r>
          </w:p>
        </w:tc>
        <w:tc>
          <w:tcPr/>
          <w:p w:rsidRPr="00000000" w:rsidR="00000000" w:rsidDel="00000000" w:rsidP="00000000" w:rsidRDefault="00000000" w14:paraId="0000007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copies of any marketing material issued by or on its behalf.</w:t>
            </w:r>
          </w:p>
        </w:tc>
        <w:tc>
          <w:tcPr/>
          <w:p w:rsidRPr="00000000" w:rsidR="00000000" w:rsidDel="00000000" w:rsidP="00000000" w:rsidRDefault="00000000" w14:paraId="0000007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the material was last provided to a person.</w:t>
            </w:r>
          </w:p>
          <w:p w:rsidRPr="00000000" w:rsidR="00000000" w:rsidDel="00000000" w:rsidP="00000000" w:rsidRDefault="00000000" w14:paraId="0000007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tl w:val="0"/>
              </w:rPr>
            </w:r>
          </w:p>
        </w:tc>
        <w:tc>
          <w:tcPr/>
          <w:p w:rsidRPr="00000000" w:rsidR="00000000" w:rsidDel="00000000" w:rsidP="00000000" w:rsidRDefault="00000000" w14:paraId="0000007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7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3.7(b)</w:t>
            </w:r>
          </w:p>
        </w:tc>
        <w:tc>
          <w:tcPr/>
          <w:p w:rsidRPr="00000000" w:rsidR="00000000" w:rsidDel="00000000" w:rsidP="00000000" w:rsidRDefault="00000000" w14:paraId="0000008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Financial Instruments / Regulated Activities / Advice</w:t>
            </w:r>
          </w:p>
        </w:tc>
        <w:tc>
          <w:tcPr/>
          <w:p w:rsidRPr="00000000" w:rsidR="00000000" w:rsidDel="00000000" w:rsidP="00000000" w:rsidRDefault="00000000" w14:paraId="0000008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retain records of all financial instruments provided, all regulated activities carried out for clients, and each piece of advice or recommendation made to a client.</w:t>
            </w:r>
          </w:p>
        </w:tc>
        <w:tc>
          <w:tcPr/>
          <w:p w:rsidRPr="00000000" w:rsidR="00000000" w:rsidDel="00000000" w:rsidP="00000000" w:rsidRDefault="00000000" w14:paraId="0000008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the client ceases to be a client</w:t>
            </w:r>
          </w:p>
        </w:tc>
        <w:tc>
          <w:tcPr/>
          <w:p w:rsidRPr="00000000" w:rsidR="00000000" w:rsidDel="00000000" w:rsidP="00000000" w:rsidRDefault="00000000" w14:paraId="0000008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8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3.7(c)</w:t>
            </w:r>
          </w:p>
        </w:tc>
        <w:tc>
          <w:tcPr/>
          <w:p w:rsidRPr="00000000" w:rsidR="00000000" w:rsidDel="00000000" w:rsidP="00000000" w:rsidRDefault="00000000" w14:paraId="0000008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Client Classification</w:t>
            </w:r>
          </w:p>
        </w:tc>
        <w:tc>
          <w:tcPr/>
          <w:p w:rsidRPr="00000000" w:rsidR="00000000" w:rsidDel="00000000" w:rsidP="00000000" w:rsidRDefault="00000000" w14:paraId="00000086">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keep documents evidencing each client classification under Chapter 2 of COBS.</w:t>
            </w:r>
          </w:p>
        </w:tc>
        <w:tc>
          <w:tcPr/>
          <w:p w:rsidRPr="00000000" w:rsidR="00000000" w:rsidDel="00000000" w:rsidP="00000000" w:rsidRDefault="00000000" w14:paraId="0000008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the client ceases to be a client</w:t>
            </w:r>
          </w:p>
        </w:tc>
        <w:tc>
          <w:tcPr/>
          <w:p w:rsidRPr="00000000" w:rsidR="00000000" w:rsidDel="00000000" w:rsidP="00000000" w:rsidRDefault="00000000" w14:paraId="0000008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8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3.7(d)</w:t>
            </w:r>
          </w:p>
        </w:tc>
        <w:tc>
          <w:tcPr/>
          <w:p w:rsidRPr="00000000" w:rsidR="00000000" w:rsidDel="00000000" w:rsidP="00000000" w:rsidRDefault="00000000" w14:paraId="0000008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Client Agreements </w:t>
            </w:r>
          </w:p>
        </w:tc>
        <w:tc>
          <w:tcPr/>
          <w:p w:rsidRPr="00000000" w:rsidR="00000000" w:rsidDel="00000000" w:rsidP="00000000" w:rsidRDefault="00000000" w14:paraId="0000008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a record of each client agreement, including any subsequent amendments agreed with the client.</w:t>
            </w:r>
          </w:p>
        </w:tc>
        <w:tc>
          <w:tcPr/>
          <w:p w:rsidRPr="00000000" w:rsidR="00000000" w:rsidDel="00000000" w:rsidP="00000000" w:rsidRDefault="00000000" w14:paraId="0000008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the client ceases to be a client</w:t>
            </w:r>
          </w:p>
        </w:tc>
        <w:tc>
          <w:tcPr/>
          <w:p w:rsidRPr="00000000" w:rsidR="00000000" w:rsidDel="00000000" w:rsidP="00000000" w:rsidRDefault="00000000" w14:paraId="0000008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8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3.7(e)</w:t>
            </w:r>
          </w:p>
        </w:tc>
        <w:tc>
          <w:tcPr/>
          <w:p w:rsidRPr="00000000" w:rsidR="00000000" w:rsidDel="00000000" w:rsidP="00000000" w:rsidRDefault="00000000" w14:paraId="0000008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Suitability Assessments</w:t>
            </w:r>
          </w:p>
        </w:tc>
        <w:tc>
          <w:tcPr/>
          <w:p w:rsidRPr="00000000" w:rsidR="00000000" w:rsidDel="00000000" w:rsidP="00000000" w:rsidRDefault="00000000" w14:paraId="0000009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retain records of suitability assessments undertaken to demonstrate compliance with COBS.</w:t>
            </w:r>
          </w:p>
        </w:tc>
        <w:tc>
          <w:tcPr/>
          <w:p w:rsidRPr="00000000" w:rsidR="00000000" w:rsidDel="00000000" w:rsidP="00000000" w:rsidRDefault="00000000" w14:paraId="0000009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of the assessment </w:t>
            </w:r>
          </w:p>
        </w:tc>
        <w:tc>
          <w:tcPr/>
          <w:p w:rsidRPr="00000000" w:rsidR="00000000" w:rsidDel="00000000" w:rsidP="00000000" w:rsidRDefault="00000000" w14:paraId="0000009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9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3.7(f)</w:t>
            </w:r>
          </w:p>
        </w:tc>
        <w:tc>
          <w:tcPr/>
          <w:p w:rsidRPr="00000000" w:rsidR="00000000" w:rsidDel="00000000" w:rsidP="00000000" w:rsidRDefault="00000000" w14:paraId="0000009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Inducements</w:t>
            </w:r>
          </w:p>
        </w:tc>
        <w:tc>
          <w:tcPr/>
          <w:p w:rsidRPr="00000000" w:rsidR="00000000" w:rsidDel="00000000" w:rsidP="00000000" w:rsidRDefault="00000000" w14:paraId="0000009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records demonstrating compliance with inducement requirements, including any disclosures made to clients.</w:t>
            </w:r>
          </w:p>
        </w:tc>
        <w:tc>
          <w:tcPr/>
          <w:p w:rsidRPr="00000000" w:rsidR="00000000" w:rsidDel="00000000" w:rsidP="00000000" w:rsidRDefault="00000000" w14:paraId="00000096">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the relevant inducements were last received</w:t>
            </w:r>
          </w:p>
        </w:tc>
        <w:tc>
          <w:tcPr/>
          <w:p w:rsidRPr="00000000" w:rsidR="00000000" w:rsidDel="00000000" w:rsidP="00000000" w:rsidRDefault="00000000" w14:paraId="0000009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9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3.7(g)</w:t>
            </w:r>
          </w:p>
        </w:tc>
        <w:tc>
          <w:tcPr/>
          <w:p w:rsidRPr="00000000" w:rsidR="00000000" w:rsidDel="00000000" w:rsidP="00000000" w:rsidRDefault="00000000" w14:paraId="0000009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Financial Promotions</w:t>
            </w:r>
          </w:p>
        </w:tc>
        <w:tc>
          <w:tcPr/>
          <w:p w:rsidRPr="00000000" w:rsidR="00000000" w:rsidDel="00000000" w:rsidP="00000000" w:rsidRDefault="00000000" w14:paraId="0000009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records of all financial promotions made under Schedule 2 of the </w:t>
            </w:r>
            <w:r w:rsidRPr="00000000" w:rsidDel="00000000" w:rsidR="00000000">
              <w:rPr>
                <w:rtl w:val="0"/>
              </w:rPr>
              <w:t xml:space="preserve">Financial Services and Market Regulations Rulebook</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t>
            </w:r>
          </w:p>
        </w:tc>
        <w:tc>
          <w:tcPr/>
          <w:p w:rsidRPr="00000000" w:rsidR="00000000" w:rsidDel="00000000" w:rsidP="00000000" w:rsidRDefault="00000000" w14:paraId="0000009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the promotion was made</w:t>
            </w:r>
          </w:p>
        </w:tc>
        <w:tc>
          <w:tcPr/>
          <w:p w:rsidRPr="00000000" w:rsidR="00000000" w:rsidDel="00000000" w:rsidP="00000000" w:rsidRDefault="00000000" w14:paraId="0000009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9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3.7(h)</w:t>
            </w:r>
          </w:p>
        </w:tc>
        <w:tc>
          <w:tcPr/>
          <w:p w:rsidRPr="00000000" w:rsidR="00000000" w:rsidDel="00000000" w:rsidP="00000000" w:rsidRDefault="00000000" w14:paraId="0000009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Disclosures to Clients</w:t>
            </w:r>
          </w:p>
        </w:tc>
        <w:tc>
          <w:tcPr/>
          <w:p w:rsidRPr="00000000" w:rsidR="00000000" w:rsidDel="00000000" w:rsidP="00000000" w:rsidRDefault="00000000" w14:paraId="0000009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retain records of all other disclosures made to clients.</w:t>
            </w:r>
          </w:p>
        </w:tc>
        <w:tc>
          <w:tcPr/>
          <w:p w:rsidRPr="00000000" w:rsidR="00000000" w:rsidDel="00000000" w:rsidP="00000000" w:rsidRDefault="00000000" w14:paraId="000000A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w:t>
            </w:r>
          </w:p>
        </w:tc>
        <w:tc>
          <w:tcPr/>
          <w:p w:rsidRPr="00000000" w:rsidR="00000000" w:rsidDel="00000000" w:rsidP="00000000" w:rsidRDefault="00000000" w14:paraId="000000A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A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6.8.1</w:t>
            </w:r>
          </w:p>
        </w:tc>
        <w:tc>
          <w:tcPr/>
          <w:p w:rsidRPr="00000000" w:rsidR="00000000" w:rsidDel="00000000" w:rsidP="00000000" w:rsidRDefault="00000000" w14:paraId="000000A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sdt>
              <w:sdtPr>
                <w:id w:val="1208916633"/>
                <w:tag w:val="goog_rdk_0"/>
              </w:sdtPr>
              <w:sdtContent>
                <w:commentRangeStart w:id="0"/>
              </w:sdtContent>
            </w:sdt>
            <w:sdt>
              <w:sdtPr>
                <w:id w:val="931099978"/>
                <w:tag w:val="goog_rdk_1"/>
              </w:sdtPr>
              <w:sdtContent>
                <w:commentRangeStart w:id="1"/>
              </w:sdtContent>
            </w:sdt>
            <w:sdt>
              <w:sdtPr>
                <w:id w:val="-2096507267"/>
                <w:tag w:val="goog_rdk_2"/>
              </w:sdtPr>
              <w:sdtContent>
                <w:commentRangeStart w:id="2"/>
              </w:sdtContent>
            </w:sdt>
            <w:sdt>
              <w:sdtPr>
                <w:id w:val="125818394"/>
                <w:tag w:val="goog_rdk_3"/>
              </w:sdtPr>
              <w:sdtContent>
                <w:commentRangeStart w:id="3"/>
              </w:sdtContent>
            </w:sdt>
            <w:sdt>
              <w:sdtPr>
                <w:id w:val="-1560286831"/>
                <w:tag w:val="goog_rdk_4"/>
              </w:sdtPr>
              <w:sdtContent>
                <w:commentRangeStart w:id="4"/>
              </w:sdtContent>
            </w:sdt>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Voice/electronic communications</w:t>
            </w:r>
          </w:p>
        </w:tc>
        <w:tc>
          <w:tcPr/>
          <w:p w:rsidRPr="00000000" w:rsidR="00000000" w:rsidDel="00000000" w:rsidP="00000000" w:rsidRDefault="00000000" w14:paraId="000000A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rPr>
                <w:rFonts w:ascii="Calibri" w:hAnsi="Calibri" w:eastAsia="Calibri" w:cs="Calibri"/>
                <w:b w:val="0"/>
                <w:bCs w:val="0"/>
                <w:i w:val="0"/>
                <w:iCs w:val="0"/>
                <w:smallCaps w:val="0"/>
                <w:strike w:val="0"/>
                <w:color w:val="000000"/>
                <w:sz w:val="22"/>
                <w:szCs w:val="22"/>
                <w:u w:val="none"/>
                <w:shd w:val="clear" w:fill="auto"/>
                <w:vertAlign w:val="baseline"/>
              </w:rPr>
            </w:pPr>
            <w:commentRangeEnd w:id="0"/>
            <w:r w:rsidRPr="00000000" w:rsidDel="00000000" w:rsidR="00000000">
              <w:commentReference w:id="0"/>
            </w:r>
            <w:commentRangeEnd w:id="1"/>
            <w:r w:rsidRPr="00000000" w:rsidDel="00000000" w:rsidR="00000000">
              <w:commentReference w:id="1"/>
            </w:r>
            <w:commentRangeEnd w:id="2"/>
            <w:r w:rsidRPr="00000000" w:rsidDel="00000000" w:rsidR="00000000">
              <w:commentReference w:id="2"/>
            </w:r>
            <w:commentRangeEnd w:id="3"/>
            <w:r w:rsidRPr="00000000" w:rsidDel="00000000" w:rsidR="00000000">
              <w:commentReference w:id="3"/>
            </w:r>
            <w:commentRangeEnd w:id="4"/>
            <w:r w:rsidRPr="00000000" w:rsidDel="00000000" w:rsidR="00000000">
              <w:commentReference w:id="4"/>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take reasonable steps to record and retain voice and electronic communications that:</w:t>
            </w:r>
          </w:p>
          <w:p w:rsidRPr="00000000" w:rsidR="00000000" w:rsidDel="00000000" w:rsidP="00000000" w:rsidRDefault="00000000" w14:paraId="000000A5">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76" w:lineRule="auto"/>
              <w:ind w:left="720" w:right="0" w:hanging="360"/>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are with a client or another person in relation to a transaction, including the receipt, execution, arrangement, or passing of client orders; and</w:t>
            </w:r>
          </w:p>
          <w:p w:rsidRPr="00000000" w:rsidR="00000000" w:rsidDel="00000000" w:rsidP="00000000" w:rsidRDefault="00000000" w14:paraId="000000A6">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200" w:line="276" w:lineRule="auto"/>
              <w:ind w:left="720" w:right="0" w:hanging="360"/>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are made with, sent from, or received on equipment provided by the firm, or on equipment whose use has been authorised or permitted by the firm.</w:t>
            </w:r>
          </w:p>
          <w:p w:rsidRPr="00000000" w:rsidR="00000000" w:rsidDel="00000000" w:rsidP="00000000" w:rsidRDefault="00000000" w14:paraId="000000A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Records must be promptly accessible;</w:t>
            </w:r>
          </w:p>
          <w:p w:rsidRPr="00000000" w:rsidR="00000000" w:rsidDel="00000000" w:rsidP="00000000" w:rsidRDefault="00000000" w14:paraId="000000A8">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Records must be in comprehensible form (or capable of prompt reproduction);</w:t>
            </w:r>
          </w:p>
          <w:p w:rsidRPr="00000000" w:rsidR="00000000" w:rsidDel="00000000" w:rsidP="00000000" w:rsidRDefault="00000000" w14:paraId="000000A9">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Records may be kept from mobile or handheld devices only where the firm is able to record such communications.</w:t>
            </w:r>
          </w:p>
        </w:tc>
        <w:tc>
          <w:tcPr/>
          <w:p w:rsidRPr="00000000" w:rsidR="00000000" w:rsidDel="00000000" w:rsidP="00000000" w:rsidRDefault="00000000" w14:paraId="000000A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2 years</w:t>
            </w:r>
          </w:p>
        </w:tc>
        <w:tc>
          <w:tcPr/>
          <w:p w:rsidRPr="00000000" w:rsidR="00000000" w:rsidDel="00000000" w:rsidP="00000000" w:rsidRDefault="00000000" w14:paraId="000000A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A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6.8.2, 11.1.2, 11.1.3</w:t>
            </w:r>
          </w:p>
        </w:tc>
        <w:tc>
          <w:tcPr/>
          <w:p w:rsidRPr="00000000" w:rsidR="00000000" w:rsidDel="00000000" w:rsidP="00000000" w:rsidRDefault="00000000" w14:paraId="000000A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Records of Orders and Transactions </w:t>
            </w:r>
          </w:p>
        </w:tc>
        <w:tc>
          <w:tcPr/>
          <w:p w:rsidRPr="00000000" w:rsidR="00000000" w:rsidDel="00000000" w:rsidP="00000000" w:rsidRDefault="00000000" w14:paraId="000000A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promptly make and retain records in relation to client orders and transactions, including:</w:t>
            </w:r>
          </w:p>
          <w:p w:rsidRPr="00000000" w:rsidR="00000000" w:rsidDel="00000000" w:rsidP="00000000" w:rsidRDefault="00000000" w14:paraId="000000A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Execution of a Transaction (Rule 11.1.2):</w:t>
            </w:r>
          </w:p>
          <w:p w:rsidRPr="00000000" w:rsidR="00000000" w:rsidDel="00000000" w:rsidP="00000000" w:rsidRDefault="00000000" w14:paraId="000000B0">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identity and account number of the client (or indication that the transaction was for the firm’s own account);</w:t>
            </w:r>
          </w:p>
          <w:p w:rsidRPr="00000000" w:rsidR="00000000" w:rsidDel="00000000" w:rsidP="00000000" w:rsidRDefault="00000000" w14:paraId="000000B1">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name of the counterparty;</w:t>
            </w:r>
          </w:p>
          <w:p w:rsidRPr="00000000" w:rsidR="00000000" w:rsidDel="00000000" w:rsidP="00000000" w:rsidRDefault="00000000" w14:paraId="000000B2">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date and time the transaction was executed;</w:t>
            </w:r>
          </w:p>
          <w:p w:rsidRPr="00000000" w:rsidR="00000000" w:rsidDel="00000000" w:rsidP="00000000" w:rsidRDefault="00000000" w14:paraId="000000B3">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investment, including the number of instruments or their value and the price;</w:t>
            </w:r>
          </w:p>
          <w:p w:rsidRPr="00000000" w:rsidR="00000000" w:rsidDel="00000000" w:rsidP="00000000" w:rsidRDefault="00000000" w14:paraId="000000B4">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Whether the transaction was a purchase or sale, long/short position, or other relevant detail.</w:t>
            </w:r>
          </w:p>
          <w:p w:rsidRPr="00000000" w:rsidR="00000000" w:rsidDel="00000000" w:rsidP="00000000" w:rsidRDefault="00000000" w14:paraId="000000B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Passing a Client Order for Execution (Rule 11.1.3):</w:t>
            </w:r>
          </w:p>
          <w:p w:rsidRPr="00000000" w:rsidR="00000000" w:rsidDel="00000000" w:rsidP="00000000" w:rsidRDefault="00000000" w14:paraId="000000B6">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identity of the person instructed;</w:t>
            </w:r>
          </w:p>
          <w:p w:rsidRPr="00000000" w:rsidR="00000000" w:rsidDel="00000000" w:rsidP="00000000" w:rsidRDefault="00000000" w14:paraId="000000B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terms of the instruction;</w:t>
            </w:r>
          </w:p>
          <w:p w:rsidRPr="00000000" w:rsidR="00000000" w:rsidDel="00000000" w:rsidP="00000000" w:rsidRDefault="00000000" w14:paraId="000000B8">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date and time the instruction was given.</w:t>
            </w:r>
          </w:p>
        </w:tc>
        <w:tc>
          <w:tcPr/>
          <w:p w:rsidRPr="00000000" w:rsidR="00000000" w:rsidDel="00000000" w:rsidP="00000000" w:rsidRDefault="00000000" w14:paraId="000000B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on which the order was allocated </w:t>
            </w:r>
          </w:p>
        </w:tc>
        <w:tc>
          <w:tcPr/>
          <w:p w:rsidRPr="00000000" w:rsidR="00000000" w:rsidDel="00000000" w:rsidP="00000000" w:rsidRDefault="00000000" w14:paraId="000000B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rHeight w:val="811" w:hRule="atLeast"/>
          <w:tblHeader w:val="0"/>
        </w:trPr>
        <w:tc>
          <w:tcPr/>
          <w:p w:rsidRPr="00000000" w:rsidR="00000000" w:rsidDel="00000000" w:rsidP="00000000" w:rsidRDefault="00000000" w14:paraId="000000B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6.11.3</w:t>
            </w:r>
          </w:p>
        </w:tc>
        <w:tc>
          <w:tcPr/>
          <w:p w:rsidRPr="00000000" w:rsidR="00000000" w:rsidDel="00000000" w:rsidP="00000000" w:rsidRDefault="00000000" w14:paraId="000000B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sdt>
              <w:sdtPr>
                <w:id w:val="734779372"/>
                <w:tag w:val="goog_rdk_6"/>
              </w:sdtPr>
              <w:sdtContent>
                <w:ins w:author="Unknown" w:date="2025-11-13T07:21:15Z" w:id="0"/>
                <w:sdt>
                  <w:sdtPr>
                    <w:id w:val="-1778327924"/>
                    <w:tag w:val="goog_rdk_7"/>
                  </w:sdtPr>
                  <w:sdtContent>
                    <w:ins w:author="Unknown" w:date="2025-11-13T07:21:15Z" w:id="0">
                      <w:r w:rsidRPr="00000000" w:rsidDel="00000000" w:rsidR="00000000">
                        <w:rPr>
                          <w:rtl w:val="0"/>
                          <w:rPrChange w:author="Unknown" w:date="2025-11-13T07:21:15Z" w:id="1">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S</w:t>
                      </w:r>
                    </w:ins>
                  </w:sdtContent>
                </w:sdt>
                <w:ins w:author="Unknown" w:date="2025-11-13T07:21:15Z" w:id="0"/>
              </w:sdtContent>
            </w:sdt>
            <w:sdt>
              <w:sdtPr>
                <w:id w:val="1797985913"/>
                <w:tag w:val="goog_rdk_8"/>
              </w:sdtPr>
              <w:sdtContent>
                <w:del w:author="Unknown" w:date="2025-11-13T07:21:15Z" w:id="0"/>
                <w:sdt>
                  <w:sdtPr>
                    <w:id w:val="891967306"/>
                    <w:tag w:val="goog_rdk_9"/>
                  </w:sdtPr>
                  <w:sdtContent>
                    <w:commentRangeStart w:id="5"/>
                  </w:sdtContent>
                </w:sdt>
                <w:del w:author="Unknown" w:date="2025-11-13T07:21:15Z" w:id="0">
                  <w:sdt>
                    <w:sdtPr>
                      <w:id w:val="352618827"/>
                      <w:tag w:val="goog_rdk_10"/>
                    </w:sdtPr>
                    <w:sdtContent>
                      <w:commentRangeStart w:id="6"/>
                    </w:sdtContent>
                  </w:sdt>
                  <w:sdt>
                    <w:sdtPr>
                      <w:id w:val="-105756557"/>
                      <w:tag w:val="goog_rdk_11"/>
                    </w:sdtPr>
                    <w:sdtContent>
                      <w:commentRangeStart w:id="7"/>
                    </w:sdtContent>
                  </w:sdt>
                  <w:sdt>
                    <w:sdtPr>
                      <w:id w:val="826947034"/>
                      <w:tag w:val="goog_rdk_12"/>
                    </w:sdtPr>
                    <w:sdtContent>
                      <w:commentRangeStart w:id="8"/>
                    </w:sdtContent>
                  </w:sdt>
                  <w:sdt>
                    <w:sdtPr>
                      <w:id w:val="-928321210"/>
                      <w:tag w:val="goog_rdk_13"/>
                    </w:sdtPr>
                    <w:sdtContent>
                      <w:commentRangeStart w:id="9"/>
                    </w:sdtContent>
                  </w:sdt>
                  <w:sdt>
                    <w:sdtPr>
                      <w:id w:val="-983319636"/>
                      <w:tag w:val="goog_rdk_14"/>
                    </w:sdtPr>
                    <w:sdtContent>
                      <w:commentRangeStart w:id="10"/>
                    </w:sdtContent>
                  </w:sdt>
                  <w:sdt>
                    <w:sdtPr>
                      <w:id w:val="787439908"/>
                      <w:tag w:val="goog_rdk_15"/>
                    </w:sdtPr>
                    <w:sdtContent>
                      <w:r w:rsidRPr="00000000" w:rsidDel="00000000" w:rsidR="00000000">
                        <w:rPr>
                          <w:rtl w:val="0"/>
                          <w:rPrChange w:author="Unknown" w:date="2025-11-13T07:21:15Z" w:id="1">
                            <w:rPr>
                              <w:rFonts w:ascii="Calibri" w:hAnsi="Calibri" w:eastAsia="Calibri" w:cs="Calibri"/>
                              <w:b w:val="0"/>
                              <w:bCs w:val="0"/>
                              <w:i w:val="0"/>
                              <w:iCs w:val="0"/>
                              <w:smallCaps w:val="0"/>
                              <w:strike w:val="0"/>
                              <w:color w:val="000000"/>
                              <w:sz w:val="22"/>
                              <w:szCs w:val="22"/>
                              <w:u w:val="none"/>
                              <w:shd w:val="clear" w:fill="auto"/>
                              <w:vertAlign w:val="baseline"/>
                            </w:rPr>
                          </w:rPrChange>
                        </w:rPr>
                        <w:delText xml:space="preserve">Periodic s</w:delText>
                      </w:r>
                    </w:sdtContent>
                  </w:sdt>
                </w:del>
              </w:sdtContent>
            </w:sdt>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tatements</w:t>
            </w:r>
            <w:sdt>
              <w:sdtPr>
                <w:id w:val="190639923"/>
                <w:tag w:val="goog_rdk_16"/>
              </w:sdtPr>
              <w:sdtContent>
                <w:ins w:author="Unknown" w:date="2025-11-13T07:21:17Z" w:id="2">
                  <w:commentRangeEnd w:id="5"/>
                  <w:r w:rsidRPr="00000000" w:rsidDel="00000000" w:rsidR="00000000">
                    <w:commentReference w:id="5"/>
                  </w:r>
                  <w:commentRangeEnd w:id="6"/>
                  <w:r w:rsidRPr="00000000" w:rsidDel="00000000" w:rsidR="00000000">
                    <w:commentReference w:id="6"/>
                  </w:r>
                  <w:commentRangeEnd w:id="7"/>
                  <w:r w:rsidRPr="00000000" w:rsidDel="00000000" w:rsidR="00000000">
                    <w:commentReference w:id="7"/>
                  </w:r>
                  <w:commentRangeEnd w:id="8"/>
                  <w:r w:rsidRPr="00000000" w:rsidDel="00000000" w:rsidR="00000000">
                    <w:commentReference w:id="8"/>
                  </w:r>
                  <w:commentRangeEnd w:id="9"/>
                  <w:r w:rsidRPr="00000000" w:rsidDel="00000000" w:rsidR="00000000">
                    <w:commentReference w:id="9"/>
                  </w:r>
                  <w:commentRangeEnd w:id="10"/>
                  <w:r w:rsidRPr="00000000" w:rsidDel="00000000" w:rsidR="00000000">
                    <w:commentReference w:id="10"/>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 </w:t>
                  </w:r>
                </w:ins>
                <w:sdt>
                  <w:sdtPr>
                    <w:id w:val="78853880"/>
                    <w:tag w:val="goog_rdk_17"/>
                  </w:sdtPr>
                  <w:sdtContent>
                    <w:ins w:author="Unknown" w:date="2025-11-13T07:21:17Z" w:id="2">
                      <w:r w:rsidRPr="00000000" w:rsidDel="00000000" w:rsidR="00000000">
                        <w:rPr>
                          <w:rtl w:val="0"/>
                          <w:rPrChange w:author="Unknown" w:date="2025-11-13T07:21:17Z" w:id="3">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transaction history</w:t>
                      </w:r>
                    </w:ins>
                  </w:sdtContent>
                </w:sdt>
                <w:ins w:author="Unknown" w:date="2025-11-13T07:21:17Z" w:id="2"/>
              </w:sdtContent>
            </w:sdt>
            <w:r w:rsidRPr="00000000" w:rsidDel="00000000" w:rsidR="00000000">
              <w:rPr>
                <w:rtl w:val="0"/>
              </w:rPr>
            </w:r>
          </w:p>
        </w:tc>
        <w:tc>
          <w:tcPr/>
          <w:p w:rsidRPr="00000000" w:rsidR="00000000" w:rsidDel="00000000" w:rsidP="00000000" w:rsidRDefault="00000000" w14:paraId="000000BD">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2282"/>
              </w:tabs>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make a copy of any periodic statement provided to a Client</w:t>
            </w:r>
            <w:sdt>
              <w:sdtPr>
                <w:id w:val="-1594547685"/>
                <w:tag w:val="goog_rdk_18"/>
              </w:sdtPr>
              <w:sdtContent>
                <w:ins w:author="Unknown" w:date="2025-11-13T07:21:38Z" w:id="4"/>
                <w:sdt>
                  <w:sdtPr>
                    <w:id w:val="-81291335"/>
                    <w:tag w:val="goog_rdk_19"/>
                  </w:sdtPr>
                  <w:sdtContent>
                    <w:ins w:author="Unknown" w:date="2025-11-13T07:21:38Z" w:id="4">
                      <w:r w:rsidRPr="00000000" w:rsidDel="00000000" w:rsidR="00000000">
                        <w:rPr>
                          <w:rtl w:val="0"/>
                          <w:rPrChange w:author="Unknown" w:date="2025-11-13T07:21:38Z" w:id="5">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 While Binance does not send period </w:t>
                      </w:r>
                    </w:ins>
                  </w:sdtContent>
                </w:sdt>
                <w:ins w:author="Unknown" w:date="2025-11-13T07:21:38Z" w:id="4">
                  <w:sdt>
                    <w:sdtPr>
                      <w:id w:val="-983502158"/>
                      <w:tag w:val="goog_rdk_20"/>
                    </w:sdtPr>
                    <w:sdtContent>
                      <w:r w:rsidRPr="00000000" w:rsidDel="00000000" w:rsidR="00000000">
                        <w:rPr>
                          <w:rtl w:val="0"/>
                          <w:rPrChange w:author="Unknown" w:date="2025-11-13T07:21:38Z" w:id="5">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statements</w:t>
                      </w:r>
                    </w:sdtContent>
                  </w:sdt>
                  <w:sdt>
                    <w:sdtPr>
                      <w:id w:val="579685716"/>
                      <w:tag w:val="goog_rdk_21"/>
                    </w:sdtPr>
                    <w:sdtContent>
                      <w:r w:rsidRPr="00000000" w:rsidDel="00000000" w:rsidR="00000000">
                        <w:rPr>
                          <w:rtl w:val="0"/>
                          <w:rPrChange w:author="Unknown" w:date="2025-11-13T07:21:38Z" w:id="5">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 </w:t>
                      </w:r>
                    </w:sdtContent>
                  </w:sdt>
                  <w:sdt>
                    <w:sdtPr>
                      <w:id w:val="2002367282"/>
                      <w:tag w:val="goog_rdk_22"/>
                    </w:sdtPr>
                    <w:sdtContent>
                      <w:r w:rsidRPr="00000000" w:rsidDel="00000000" w:rsidR="00000000">
                        <w:rPr>
                          <w:rtl w:val="0"/>
                          <w:rPrChange w:author="Unknown" w:date="2025-11-13T07:21:38Z" w:id="5">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users can download statements on demand from their account dashboard, which the FSRA confirmed satisfies this </w:t>
                      </w:r>
                    </w:sdtContent>
                  </w:sdt>
                  <w:sdt>
                    <w:sdtPr>
                      <w:id w:val="-266912720"/>
                      <w:tag w:val="goog_rdk_23"/>
                    </w:sdtPr>
                    <w:sdtContent>
                      <w:r w:rsidRPr="00000000" w:rsidDel="00000000" w:rsidR="00000000">
                        <w:rPr>
                          <w:rtl w:val="0"/>
                          <w:rPrChange w:author="Unknown" w:date="2025-11-13T07:21:38Z" w:id="5">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requirement</w:t>
                      </w:r>
                    </w:sdtContent>
                  </w:sdt>
                  <w:sdt>
                    <w:sdtPr>
                      <w:id w:val="1530052518"/>
                      <w:tag w:val="goog_rdk_24"/>
                    </w:sdtPr>
                    <w:sdtContent>
                      <w:r w:rsidRPr="00000000" w:rsidDel="00000000" w:rsidR="00000000">
                        <w:rPr>
                          <w:rtl w:val="0"/>
                          <w:rPrChange w:author="Unknown" w:date="2025-11-13T07:21:38Z" w:id="5">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 in </w:t>
                      </w:r>
                    </w:sdtContent>
                  </w:sdt>
                  <w:sdt>
                    <w:sdtPr>
                      <w:id w:val="-2122339215"/>
                      <w:tag w:val="goog_rdk_25"/>
                    </w:sdtPr>
                    <w:sdtContent>
                      <w:r w:rsidRPr="00000000" w:rsidDel="00000000" w:rsidR="00000000">
                        <w:rPr>
                          <w:rtl w:val="0"/>
                          <w:rPrChange w:author="Unknown" w:date="2025-11-13T07:21:38Z" w:id="5">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substance</w:t>
                      </w:r>
                    </w:sdtContent>
                  </w:sdt>
                  <w:sdt>
                    <w:sdtPr>
                      <w:id w:val="-1554099001"/>
                      <w:tag w:val="goog_rdk_26"/>
                    </w:sdtPr>
                    <w:sdtContent>
                      <w:r w:rsidRPr="00000000" w:rsidDel="00000000" w:rsidR="00000000">
                        <w:rPr>
                          <w:rtl w:val="0"/>
                          <w:rPrChange w:author="Unknown" w:date="2025-11-13T07:21:38Z" w:id="5">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 </w:t>
                      </w:r>
                    </w:sdtContent>
                  </w:sdt>
                </w:ins>
              </w:sdtContent>
            </w:sdt>
            <w:r w:rsidRPr="00000000" w:rsidDel="00000000" w:rsidR="00000000">
              <w:rPr>
                <w:rtl w:val="0"/>
              </w:rPr>
            </w:r>
          </w:p>
        </w:tc>
        <w:tc>
          <w:tcPr/>
          <w:p w:rsidRPr="00000000" w:rsidR="00000000" w:rsidDel="00000000" w:rsidP="00000000" w:rsidRDefault="00000000" w14:paraId="000000B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sdt>
              <w:sdtPr>
                <w:id w:val="2052111190"/>
                <w:tag w:val="goog_rdk_28"/>
              </w:sdtPr>
              <w:sdtContent>
                <w:ins w:author="Unknown" w:date="2025-11-13T07:23:26Z" w:id="6"/>
                <w:sdt>
                  <w:sdtPr>
                    <w:id w:val="-290302174"/>
                    <w:tag w:val="goog_rdk_29"/>
                  </w:sdtPr>
                  <w:sdtContent>
                    <w:ins w:author="Unknown" w:date="2025-11-13T07:23:26Z" w:id="6">
                      <w:r w:rsidRPr="00000000" w:rsidDel="00000000" w:rsidR="00000000">
                        <w:rPr>
                          <w:rtl w:val="0"/>
                          <w:rPrChange w:author="Unknown" w:date="2025-11-13T07:23:26Z" w:id="7">
                            <w:rPr>
                              <w:rFonts w:ascii="Calibri" w:hAnsi="Calibri" w:eastAsia="Calibri" w:cs="Calibri"/>
                              <w:b w:val="0"/>
                              <w:bCs w:val="0"/>
                              <w:i w:val="0"/>
                              <w:iCs w:val="0"/>
                              <w:smallCaps w:val="0"/>
                              <w:strike w:val="0"/>
                              <w:color w:val="000000"/>
                              <w:sz w:val="22"/>
                              <w:szCs w:val="22"/>
                              <w:u w:val="none"/>
                              <w:shd w:val="clear" w:fill="auto"/>
                              <w:vertAlign w:val="baseline"/>
                            </w:rPr>
                          </w:rPrChange>
                        </w:rPr>
                        <w:t xml:space="preserve">Full transaction history up to </w:t>
                      </w:r>
                    </w:ins>
                  </w:sdtContent>
                </w:sdt>
                <w:ins w:author="Unknown" w:date="2025-11-13T07:23:26Z" w:id="6"/>
              </w:sdtContent>
            </w:sdt>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w:t>
            </w:r>
            <w:sdt>
              <w:sdtPr>
                <w:id w:val="1816780068"/>
                <w:tag w:val="goog_rdk_30"/>
              </w:sdtPr>
              <w:sdtContent>
                <w:del w:author="Unknown" w:date="2025-11-13T07:23:42Z" w:id="8">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delText xml:space="preserve"> from the date on which it was provided</w:delText>
                  </w:r>
                </w:del>
              </w:sdtContent>
            </w:sdt>
            <w:r w:rsidRPr="00000000" w:rsidDel="00000000" w:rsidR="00000000">
              <w:rPr>
                <w:rtl w:val="0"/>
              </w:rPr>
            </w:r>
          </w:p>
        </w:tc>
        <w:tc>
          <w:tcPr/>
          <w:p w:rsidRPr="00000000" w:rsidR="00000000" w:rsidDel="00000000" w:rsidP="00000000" w:rsidRDefault="00000000" w14:paraId="000000B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C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14.4</w:t>
            </w:r>
          </w:p>
        </w:tc>
        <w:tc>
          <w:tcPr/>
          <w:p w:rsidRPr="00000000" w:rsidR="00000000" w:rsidDel="00000000" w:rsidP="00000000" w:rsidRDefault="00000000" w14:paraId="000000C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Client Money Records </w:t>
            </w:r>
          </w:p>
        </w:tc>
        <w:tc>
          <w:tcPr/>
          <w:p w:rsidRPr="00000000" w:rsidR="00000000" w:rsidDel="00000000" w:rsidP="00000000" w:rsidRDefault="00000000" w14:paraId="000000C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have procedures for identifying Client Money received by the Authorised Person, and for promptly recording the receipt of the Money either in the books of account or a register for later posting to and recording in the Client Account.  The procedures must cover Client Money received by the Authorised Person through any means. </w:t>
            </w:r>
          </w:p>
        </w:tc>
        <w:tc>
          <w:tcPr/>
          <w:p w:rsidRPr="00000000" w:rsidR="00000000" w:rsidDel="00000000" w:rsidP="00000000" w:rsidRDefault="00000000" w14:paraId="000000C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r w:rsidRPr="00000000" w:rsidDel="00000000" w:rsidR="00000000">
              <w:rPr>
                <w:rtl w:val="0"/>
              </w:rPr>
            </w:r>
          </w:p>
        </w:tc>
        <w:tc>
          <w:tcPr/>
          <w:p w:rsidRPr="00000000" w:rsidR="00000000" w:rsidDel="00000000" w:rsidP="00000000" w:rsidRDefault="00000000" w14:paraId="000000C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C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14.5.3</w:t>
            </w:r>
          </w:p>
        </w:tc>
        <w:tc>
          <w:tcPr/>
          <w:p w:rsidRPr="00000000" w:rsidR="00000000" w:rsidDel="00000000" w:rsidP="00000000" w:rsidRDefault="00000000" w14:paraId="000000C6">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Client Money Exemptions </w:t>
            </w:r>
          </w:p>
        </w:tc>
        <w:tc>
          <w:tcPr/>
          <w:p w:rsidRPr="00000000" w:rsidR="00000000" w:rsidDel="00000000" w:rsidP="00000000" w:rsidRDefault="00000000" w14:paraId="000000C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adequate records of </w:t>
            </w:r>
            <w:sdt>
              <w:sdtPr>
                <w:id w:val="1670756844"/>
                <w:tag w:val="goog_rdk_31"/>
              </w:sdtPr>
              <w:sdtContent>
                <w:commentRangeStart w:id="11"/>
              </w:sdtContent>
            </w:sdt>
            <w:sdt>
              <w:sdtPr>
                <w:id w:val="662345544"/>
                <w:tag w:val="goog_rdk_32"/>
              </w:sdtPr>
              <w:sdtContent>
                <w:commentRangeStart w:id="12"/>
              </w:sdtContent>
            </w:sdt>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all </w:t>
            </w:r>
            <w:sdt>
              <w:sdtPr>
                <w:id w:val="1032906732"/>
                <w:tag w:val="goog_rdk_33"/>
              </w:sdtPr>
              <w:sdtContent>
                <w:del w:author="Unknown" w:date="2025-09-10T12:47:14Z" w:id="9">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delText xml:space="preserve">cheques and </w:delText>
                  </w:r>
                </w:del>
              </w:sdtContent>
            </w:sdt>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payment orders</w:t>
            </w:r>
            <w:commentRangeEnd w:id="11"/>
            <w:r w:rsidRPr="00000000" w:rsidDel="00000000" w:rsidR="00000000">
              <w:commentReference w:id="11"/>
            </w:r>
            <w:commentRangeEnd w:id="12"/>
            <w:r w:rsidRPr="00000000" w:rsidDel="00000000" w:rsidR="00000000">
              <w:commentReference w:id="12"/>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received in accordance with </w:t>
            </w:r>
            <w:r w:rsidRPr="00000000" w:rsidDel="00000000" w:rsidR="00000000">
              <w:rPr>
                <w:rtl w:val="0"/>
              </w:rPr>
              <w:t xml:space="preserve">COBS</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14.5.1(a) including, in respect of each payment: </w:t>
            </w:r>
          </w:p>
          <w:p w:rsidRPr="00000000" w:rsidR="00000000" w:rsidDel="00000000" w:rsidP="00000000" w:rsidRDefault="00000000" w14:paraId="000000C8">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date of receipt; </w:t>
            </w:r>
          </w:p>
          <w:p w:rsidRPr="00000000" w:rsidR="00000000" w:rsidDel="00000000" w:rsidP="00000000" w:rsidRDefault="00000000" w14:paraId="000000C9">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name of the Client for whom payment is to be credited; and </w:t>
            </w:r>
          </w:p>
          <w:p w:rsidRPr="00000000" w:rsidR="00000000" w:rsidDel="00000000" w:rsidP="00000000" w:rsidRDefault="00000000" w14:paraId="000000CA">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date when the </w:t>
            </w:r>
            <w:sdt>
              <w:sdtPr>
                <w:id w:val="1249664713"/>
                <w:tag w:val="goog_rdk_34"/>
              </w:sdtPr>
              <w:sdtContent>
                <w:del w:author="Unknown" w:date="2025-09-10T12:47:21Z" w:id="10">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delText xml:space="preserve">cheque or </w:delText>
                  </w:r>
                </w:del>
              </w:sdtContent>
            </w:sdt>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payment order was presented to the Authorised Person’s Third-Party Agent. </w:t>
            </w:r>
          </w:p>
        </w:tc>
        <w:tc>
          <w:tcPr/>
          <w:p w:rsidRPr="00000000" w:rsidR="00000000" w:rsidDel="00000000" w:rsidP="00000000" w:rsidRDefault="00000000" w14:paraId="000000C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r w:rsidRPr="00000000" w:rsidDel="00000000" w:rsidR="00000000">
              <w:rPr>
                <w:rtl w:val="0"/>
              </w:rPr>
            </w:r>
          </w:p>
        </w:tc>
        <w:tc>
          <w:tcPr/>
          <w:p w:rsidRPr="00000000" w:rsidR="00000000" w:rsidDel="00000000" w:rsidP="00000000" w:rsidRDefault="00000000" w14:paraId="000000C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0C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15.3.1</w:t>
            </w:r>
          </w:p>
        </w:tc>
        <w:tc>
          <w:tcPr/>
          <w:p w:rsidRPr="00000000" w:rsidR="00000000" w:rsidDel="00000000" w:rsidP="00000000" w:rsidRDefault="00000000" w14:paraId="000000C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Recording, Registration and Holding Requirements </w:t>
            </w:r>
          </w:p>
        </w:tc>
        <w:tc>
          <w:tcPr/>
          <w:p w:rsidRPr="00000000" w:rsidR="00000000" w:rsidDel="00000000" w:rsidP="00000000" w:rsidRDefault="00000000" w14:paraId="000000C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which Provides Custody, holds or controls Client Investments </w:t>
            </w:r>
            <w:sdt>
              <w:sdtPr>
                <w:id w:val="1718211986"/>
                <w:tag w:val="goog_rdk_35"/>
              </w:sdtPr>
              <w:sdtContent>
                <w:del w:author="Unknown" w:date="2025-09-10T12:47:09Z" w:id="11">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delText xml:space="preserve">or holds Reserve Investments </w:delText>
                  </w:r>
                </w:del>
              </w:sdtContent>
            </w:sdt>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must ensure that Safe Custody Assets are recorded, registered and held in an appropriate manner to safeguard and control such property.</w:t>
            </w:r>
          </w:p>
        </w:tc>
        <w:tc>
          <w:tcPr/>
          <w:p w:rsidRPr="00000000" w:rsidR="00000000" w:rsidDel="00000000" w:rsidP="00000000" w:rsidRDefault="00000000" w14:paraId="000000D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r w:rsidRPr="00000000" w:rsidDel="00000000" w:rsidR="00000000">
              <w:rPr>
                <w:rtl w:val="0"/>
              </w:rPr>
            </w:r>
          </w:p>
        </w:tc>
        <w:tc>
          <w:tcPr/>
          <w:p w:rsidRPr="00000000" w:rsidR="00000000" w:rsidDel="00000000" w:rsidP="00000000" w:rsidRDefault="00000000" w14:paraId="000000D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RCH </w:t>
            </w:r>
          </w:p>
        </w:tc>
      </w:tr>
      <w:tr>
        <w:trPr>
          <w:cantSplit w:val="0"/>
          <w:tblHeader w:val="0"/>
        </w:trPr>
        <w:tc>
          <w:tcPr/>
          <w:p w:rsidRPr="00000000" w:rsidR="00000000" w:rsidDel="00000000" w:rsidP="00000000" w:rsidRDefault="00000000" w14:paraId="000000D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15.12</w:t>
            </w:r>
          </w:p>
        </w:tc>
        <w:tc>
          <w:tcPr/>
          <w:p w:rsidRPr="00000000" w:rsidR="00000000" w:rsidDel="00000000" w:rsidP="00000000" w:rsidRDefault="00000000" w14:paraId="000000D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 Keeping of Safe Custody Assets </w:t>
            </w:r>
          </w:p>
        </w:tc>
        <w:tc>
          <w:tcPr/>
          <w:p w:rsidRPr="00000000" w:rsidR="00000000" w:rsidDel="00000000" w:rsidP="00000000" w:rsidRDefault="00000000" w14:paraId="000000D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sdt>
              <w:sdtPr>
                <w:id w:val="1768359949"/>
                <w:tag w:val="goog_rdk_36"/>
              </w:sdtPr>
              <w:sdtContent>
                <w:commentRangeStart w:id="13"/>
              </w:sdtContent>
            </w:sdt>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maintain records which enable the Authorised Person to demonstrate compliance with the Safe Custody Rules; and which enable the Authorised Person to demonstrate and explain all entries of Client Investments and Collateral held or controlled in accordance with COBS 15. </w:t>
            </w:r>
          </w:p>
        </w:tc>
        <w:tc>
          <w:tcPr/>
          <w:p w:rsidRPr="00000000" w:rsidR="00000000" w:rsidDel="00000000" w:rsidP="00000000" w:rsidRDefault="00000000" w14:paraId="000000D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commentRangeEnd w:id="13"/>
            <w:r w:rsidRPr="00000000" w:rsidDel="00000000" w:rsidR="00000000">
              <w:commentReference w:id="13"/>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following the data of close of a client account</w:t>
            </w:r>
          </w:p>
        </w:tc>
        <w:tc>
          <w:tcPr/>
          <w:p w:rsidRPr="00000000" w:rsidR="00000000" w:rsidDel="00000000" w:rsidP="00000000" w:rsidRDefault="00000000" w14:paraId="000000D6">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RCH</w:t>
            </w:r>
          </w:p>
        </w:tc>
      </w:tr>
      <w:tr>
        <w:trPr>
          <w:cantSplit w:val="0"/>
          <w:tblHeader w:val="0"/>
        </w:trPr>
        <w:tc>
          <w:tcPr/>
          <w:p w:rsidRPr="00000000" w:rsidR="00000000" w:rsidDel="00000000" w:rsidP="00000000" w:rsidRDefault="00000000" w14:paraId="000000D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COBS 19.8</w:t>
            </w:r>
          </w:p>
        </w:tc>
        <w:tc>
          <w:tcPr/>
          <w:p w:rsidRPr="00000000" w:rsidR="00000000" w:rsidDel="00000000" w:rsidP="00000000" w:rsidRDefault="00000000" w14:paraId="000000D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 Keeping Payment Services </w:t>
            </w:r>
          </w:p>
        </w:tc>
        <w:tc>
          <w:tcPr/>
          <w:p w:rsidRPr="00000000" w:rsidR="00000000" w:rsidDel="00000000" w:rsidP="00000000" w:rsidRDefault="00000000" w14:paraId="000000D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Payment Service Provider must maintain relevant records of all Relevant Money received, including all records of agreements with Payment Service Users, and all Payment Transactions.</w:t>
            </w:r>
          </w:p>
        </w:tc>
        <w:tc>
          <w:tcPr/>
          <w:p w:rsidRPr="00000000" w:rsidR="00000000" w:rsidDel="00000000" w:rsidP="00000000" w:rsidRDefault="00000000" w14:paraId="000000D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on which the record was created </w:t>
            </w:r>
          </w:p>
        </w:tc>
        <w:tc>
          <w:tcPr/>
          <w:p w:rsidRPr="00000000" w:rsidR="00000000" w:rsidDel="00000000" w:rsidP="00000000" w:rsidRDefault="00000000" w14:paraId="000000D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w:t>
            </w:r>
          </w:p>
        </w:tc>
      </w:tr>
      <w:tr>
        <w:trPr>
          <w:cantSplit w:val="0"/>
          <w:tblHeader w:val="0"/>
        </w:trPr>
        <w:tc>
          <w:tcPr/>
          <w:p w:rsidRPr="00000000" w:rsidR="00000000" w:rsidDel="00000000" w:rsidP="00000000" w:rsidRDefault="00000000" w14:paraId="000000D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MIR 2.5.1</w:t>
            </w:r>
          </w:p>
        </w:tc>
        <w:tc>
          <w:tcPr/>
          <w:p w:rsidRPr="00000000" w:rsidR="00000000" w:rsidDel="00000000" w:rsidP="00000000" w:rsidRDefault="00000000" w14:paraId="000000D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Conflicts of Interest </w:t>
            </w:r>
          </w:p>
        </w:tc>
        <w:tc>
          <w:tcPr/>
          <w:p w:rsidRPr="00000000" w:rsidR="00000000" w:rsidDel="00000000" w:rsidP="00000000" w:rsidRDefault="00000000" w14:paraId="000000D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Recognized Body should have arrangements to keep records of disclosures of conflicts of interest and the steps taken to handle them</w:t>
            </w:r>
          </w:p>
        </w:tc>
        <w:tc>
          <w:tcPr/>
          <w:p w:rsidRPr="00000000" w:rsidR="00000000" w:rsidDel="00000000" w:rsidP="00000000" w:rsidRDefault="00000000" w14:paraId="000000D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r w:rsidRPr="00000000" w:rsidDel="00000000" w:rsidR="00000000">
              <w:rPr>
                <w:rtl w:val="0"/>
              </w:rPr>
            </w:r>
          </w:p>
        </w:tc>
        <w:tc>
          <w:tcPr/>
          <w:p w:rsidRPr="00000000" w:rsidR="00000000" w:rsidDel="00000000" w:rsidP="00000000" w:rsidRDefault="00000000" w14:paraId="000000E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RCH, RIE </w:t>
            </w:r>
          </w:p>
        </w:tc>
      </w:tr>
      <w:tr>
        <w:trPr>
          <w:cantSplit w:val="0"/>
          <w:tblHeader w:val="0"/>
        </w:trPr>
        <w:tc>
          <w:tcPr/>
          <w:p w:rsidRPr="00000000" w:rsidR="00000000" w:rsidDel="00000000" w:rsidP="00000000" w:rsidRDefault="00000000" w14:paraId="000000E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MIR 2.5.1</w:t>
            </w:r>
          </w:p>
        </w:tc>
        <w:tc>
          <w:tcPr/>
          <w:p w:rsidRPr="00000000" w:rsidR="00000000" w:rsidDel="00000000" w:rsidP="00000000" w:rsidRDefault="00000000" w14:paraId="000000E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Information Technology Systems </w:t>
            </w:r>
          </w:p>
        </w:tc>
        <w:tc>
          <w:tcPr/>
          <w:p w:rsidRPr="00000000" w:rsidR="00000000" w:rsidDel="00000000" w:rsidP="00000000" w:rsidRDefault="00000000" w14:paraId="000000E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When assessing the adequacy of its information technology systems, a Recognised Body should: have arrangements for maintaining, recording and enforcing technical and operational standards and specifications for information technology systems, including: </w:t>
            </w:r>
          </w:p>
          <w:p w:rsidRPr="00000000" w:rsidR="00000000" w:rsidDel="00000000" w:rsidP="00000000" w:rsidRDefault="00000000" w14:paraId="000000E4">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procedures for the evaluation, selection and testing of information technology systems;</w:t>
            </w:r>
          </w:p>
          <w:p w:rsidRPr="00000000" w:rsidR="00000000" w:rsidDel="00000000" w:rsidP="00000000" w:rsidRDefault="00000000" w14:paraId="000000E5">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procedures for problem management and system change; </w:t>
            </w:r>
          </w:p>
          <w:p w:rsidRPr="00000000" w:rsidR="00000000" w:rsidDel="00000000" w:rsidP="00000000" w:rsidRDefault="00000000" w14:paraId="000000E6">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arrangements to monitor and report system performance, availability and integrity; </w:t>
            </w:r>
          </w:p>
          <w:p w:rsidRPr="00000000" w:rsidR="00000000" w:rsidDel="00000000" w:rsidP="00000000" w:rsidRDefault="00000000" w14:paraId="000000E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arrangements (including spare capacity and access to back-up facilities) made to ensure information technology systems are resilient and not prone to failure;  </w:t>
            </w:r>
          </w:p>
          <w:p w:rsidRPr="00000000" w:rsidR="00000000" w:rsidDel="00000000" w:rsidP="00000000" w:rsidRDefault="00000000" w14:paraId="000000E8">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arrangements made to ensure business continuity in the event that an information technology system does fail;  arrangements made to protect information technology systems from damage, tampering, misuse or unauthorised access; and  </w:t>
            </w:r>
          </w:p>
          <w:p w:rsidRPr="00000000" w:rsidR="00000000" w:rsidDel="00000000" w:rsidP="00000000" w:rsidRDefault="00000000" w14:paraId="000000E9">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arrangements made to ensure the integrity of data forming part of, or being processed through, information technology systems; and  arrangements to keep clear and complete audit trails of all uses of information technology systems and to reconcile (where  appropriate) the audit trails with equivalent information held by system users and other interested parties. </w:t>
            </w:r>
          </w:p>
        </w:tc>
        <w:tc>
          <w:tcPr/>
          <w:p w:rsidRPr="00000000" w:rsidR="00000000" w:rsidDel="00000000" w:rsidP="00000000" w:rsidRDefault="00000000" w14:paraId="000000E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r w:rsidRPr="00000000" w:rsidDel="00000000" w:rsidR="00000000">
              <w:rPr>
                <w:rtl w:val="0"/>
              </w:rPr>
            </w:r>
          </w:p>
        </w:tc>
        <w:tc>
          <w:tcPr/>
          <w:p w:rsidRPr="00000000" w:rsidR="00000000" w:rsidDel="00000000" w:rsidP="00000000" w:rsidRDefault="00000000" w14:paraId="000000E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RCH, RIE </w:t>
            </w:r>
          </w:p>
        </w:tc>
      </w:tr>
      <w:tr>
        <w:trPr>
          <w:cantSplit w:val="0"/>
          <w:tblHeader w:val="0"/>
        </w:trPr>
        <w:tc>
          <w:tcPr/>
          <w:p w:rsidRPr="00000000" w:rsidR="00000000" w:rsidDel="00000000" w:rsidP="00000000" w:rsidRDefault="00000000" w14:paraId="000000E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MIR 2.5.1</w:t>
            </w:r>
          </w:p>
        </w:tc>
        <w:tc>
          <w:tcPr/>
          <w:p w:rsidRPr="00000000" w:rsidR="00000000" w:rsidDel="00000000" w:rsidP="00000000" w:rsidRDefault="00000000" w14:paraId="000000E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Safeguarding and administration of assets </w:t>
            </w:r>
          </w:p>
        </w:tc>
        <w:tc>
          <w:tcPr/>
          <w:p w:rsidRPr="00000000" w:rsidR="00000000" w:rsidDel="00000000" w:rsidP="00000000" w:rsidRDefault="00000000" w14:paraId="000000E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When assessing its systems and controls for the </w:t>
            </w:r>
            <w:sdt>
              <w:sdtPr>
                <w:id w:val="-713856804"/>
                <w:tag w:val="goog_rdk_37"/>
              </w:sdtPr>
              <w:sdtContent>
                <w:commentRangeStart w:id="14"/>
              </w:sdtContent>
            </w:sdt>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safeguarding</w:t>
            </w:r>
            <w:commentRangeEnd w:id="14"/>
            <w:r w:rsidRPr="00000000" w:rsidDel="00000000" w:rsidR="00000000">
              <w:commentReference w:id="14"/>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and administration of assets belonging to users of its facilities, a Recognised Body should have regard to the totality of the arrangements and processes by which it:</w:t>
            </w:r>
          </w:p>
          <w:p w:rsidRPr="00000000" w:rsidR="00000000" w:rsidDel="00000000" w:rsidP="00000000" w:rsidRDefault="00000000" w14:paraId="000000EF">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records the assets held and the identity of the owners of (and other persons with relevant rights over) those assets; </w:t>
            </w:r>
          </w:p>
          <w:p w:rsidRPr="00000000" w:rsidR="00000000" w:rsidDel="00000000" w:rsidP="00000000" w:rsidRDefault="00000000" w14:paraId="000000F0">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records any instructions given in relation to those assets;</w:t>
            </w:r>
          </w:p>
          <w:p w:rsidRPr="00000000" w:rsidR="00000000" w:rsidDel="00000000" w:rsidP="00000000" w:rsidRDefault="00000000" w14:paraId="000000F1">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records the carrying out of those instructions; </w:t>
            </w:r>
          </w:p>
          <w:p w:rsidRPr="00000000" w:rsidR="00000000" w:rsidDel="00000000" w:rsidP="00000000" w:rsidRDefault="00000000" w14:paraId="000000F2">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records any movement in those assets (or any corporate actions or other events in relation to those assets); and </w:t>
            </w:r>
          </w:p>
          <w:p w:rsidRPr="00000000" w:rsidR="00000000" w:rsidDel="00000000" w:rsidP="00000000" w:rsidRDefault="00000000" w14:paraId="000000F3">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reconciles its records of assets held with the records of any custodian or sub-custodian </w:t>
            </w:r>
            <w:sdt>
              <w:sdtPr>
                <w:id w:val="-1975924290"/>
                <w:tag w:val="goog_rdk_38"/>
              </w:sdtPr>
              <w:sdtContent>
                <w:del w:author="Unknown" w:date="2025-09-11T01:53:53Z" w:id="12"/>
                <w:sdt>
                  <w:sdtPr>
                    <w:id w:val="-2009851750"/>
                    <w:tag w:val="goog_rdk_39"/>
                  </w:sdtPr>
                  <w:sdtContent>
                    <w:commentRangeStart w:id="15"/>
                  </w:sdtContent>
                </w:sdt>
                <w:del w:author="Unknown" w:date="2025-09-11T01:53:53Z" w:id="12">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delText xml:space="preserve">(or Person Acting as a Central Securities Depository) </w:delText>
                  </w:r>
                </w:del>
              </w:sdtContent>
            </w:sdt>
            <w:commentRangeEnd w:id="15"/>
            <w:r w:rsidRPr="00000000" w:rsidDel="00000000" w:rsidR="00000000">
              <w:commentReference w:id="15"/>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used to hold these assets, and with the records of beneficial or legal ownership of those assets. </w:t>
            </w:r>
          </w:p>
        </w:tc>
        <w:tc>
          <w:tcPr/>
          <w:p w:rsidRPr="00000000" w:rsidR="00000000" w:rsidDel="00000000" w:rsidP="00000000" w:rsidRDefault="00000000" w14:paraId="000000F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tl w:val="0"/>
              </w:rPr>
            </w:r>
          </w:p>
        </w:tc>
        <w:tc>
          <w:tcPr/>
          <w:p w:rsidRPr="00000000" w:rsidR="00000000" w:rsidDel="00000000" w:rsidP="00000000" w:rsidRDefault="00000000" w14:paraId="000000F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RCH, RIE </w:t>
            </w:r>
          </w:p>
        </w:tc>
      </w:tr>
      <w:tr>
        <w:trPr>
          <w:cantSplit w:val="0"/>
          <w:tblHeader w:val="0"/>
        </w:trPr>
        <w:tc>
          <w:tcPr/>
          <w:p w:rsidRPr="00000000" w:rsidR="00000000" w:rsidDel="00000000" w:rsidP="00000000" w:rsidRDefault="00000000" w14:paraId="000000F6">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MIR 2.7.1</w:t>
            </w:r>
          </w:p>
        </w:tc>
        <w:tc>
          <w:tcPr/>
          <w:p w:rsidRPr="00000000" w:rsidR="00000000" w:rsidDel="00000000" w:rsidP="00000000" w:rsidRDefault="00000000" w14:paraId="000000F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Transaction Recording </w:t>
            </w:r>
          </w:p>
        </w:tc>
        <w:tc>
          <w:tcPr/>
          <w:p w:rsidRPr="00000000" w:rsidR="00000000" w:rsidDel="00000000" w:rsidP="00000000" w:rsidRDefault="00000000" w14:paraId="000000F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Recognised Body must ensure that satisfactory arrangements are made for recording transactions effected on or cleared (or to be cleared) by the Recognised Body by means of its facilities</w:t>
            </w:r>
          </w:p>
          <w:p w:rsidRPr="00000000" w:rsidR="00000000" w:rsidDel="00000000" w:rsidP="00000000" w:rsidRDefault="00000000" w14:paraId="000000F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type of information which should recorded and the extent to which the record includes details for each transaction of:     </w:t>
            </w:r>
          </w:p>
          <w:p w:rsidRPr="00000000" w:rsidR="00000000" w:rsidDel="00000000" w:rsidP="00000000" w:rsidRDefault="00000000" w14:paraId="000000F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name of the Financial Instrument (and, if relevant, the underlying asset) and the price, quantity and date of the transaction; </w:t>
            </w:r>
          </w:p>
          <w:p w:rsidRPr="00000000" w:rsidR="00000000" w:rsidDel="00000000" w:rsidP="00000000" w:rsidRDefault="00000000" w14:paraId="000000F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identities and, where appropriate, the roles of the counterparties to the transaction;</w:t>
            </w:r>
          </w:p>
          <w:p w:rsidRPr="00000000" w:rsidR="00000000" w:rsidDel="00000000" w:rsidP="00000000" w:rsidRDefault="00000000" w14:paraId="000000F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7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if its rules make provision for transactions to be effected, cleared or to be cleared in more than one type of facility, or under more than one part of its rules, the type of facility in which, or the part of its rules under which, the transaction was effected, cleared or to be cleared; and </w:t>
            </w:r>
          </w:p>
          <w:p w:rsidRPr="00000000" w:rsidR="00000000" w:rsidDel="00000000" w:rsidP="00000000" w:rsidRDefault="00000000" w14:paraId="000000F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date and manner of settlement of the transaction. </w:t>
            </w:r>
          </w:p>
        </w:tc>
        <w:tc>
          <w:tcPr/>
          <w:p w:rsidRPr="00000000" w:rsidR="00000000" w:rsidDel="00000000" w:rsidP="00000000" w:rsidRDefault="00000000" w14:paraId="000000F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Transactions from the last 7 years </w:t>
            </w:r>
          </w:p>
        </w:tc>
        <w:tc>
          <w:tcPr/>
          <w:p w:rsidRPr="00000000" w:rsidR="00000000" w:rsidDel="00000000" w:rsidP="00000000" w:rsidRDefault="00000000" w14:paraId="000000F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RIE or RCH: Where transactions are effected on a RIE and cleared through a RCH, the Recognised Bodies concerned may agree which information is to be recorded by each Recognised Body and need not duplicate each other's records. </w:t>
            </w:r>
          </w:p>
        </w:tc>
      </w:tr>
      <w:tr>
        <w:trPr>
          <w:cantSplit w:val="0"/>
          <w:tblHeader w:val="0"/>
        </w:trPr>
        <w:tc>
          <w:tcPr/>
          <w:p w:rsidRPr="00000000" w:rsidR="00000000" w:rsidDel="00000000" w:rsidP="00000000" w:rsidRDefault="00000000" w14:paraId="0000010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MIR 2.12.2</w:t>
            </w:r>
          </w:p>
        </w:tc>
        <w:tc>
          <w:tcPr/>
          <w:p w:rsidRPr="00000000" w:rsidR="00000000" w:rsidDel="00000000" w:rsidP="00000000" w:rsidRDefault="00000000" w14:paraId="0000010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Complaints and Investigations </w:t>
            </w:r>
          </w:p>
        </w:tc>
        <w:tc>
          <w:tcPr/>
          <w:p w:rsidRPr="00000000" w:rsidR="00000000" w:rsidDel="00000000" w:rsidP="00000000" w:rsidRDefault="00000000" w14:paraId="0000010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When assessing whether its procedures to investigate complaints about the users of its facilities are satisfactory, a Recognised Body should have regard to: whether its procedures include arrangements which enable the Recognised Body to: keep adequate records of complaints and investigations.</w:t>
            </w:r>
          </w:p>
        </w:tc>
        <w:tc>
          <w:tcPr/>
          <w:p w:rsidRPr="00000000" w:rsidR="00000000" w:rsidDel="00000000" w:rsidP="00000000" w:rsidRDefault="00000000" w14:paraId="0000010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r w:rsidRPr="00000000" w:rsidDel="00000000" w:rsidR="00000000">
              <w:rPr>
                <w:rtl w:val="0"/>
              </w:rPr>
            </w:r>
          </w:p>
        </w:tc>
        <w:tc>
          <w:tcPr/>
          <w:p w:rsidRPr="00000000" w:rsidR="00000000" w:rsidDel="00000000" w:rsidP="00000000" w:rsidRDefault="00000000" w14:paraId="0000010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RIE, RCH</w:t>
            </w:r>
          </w:p>
        </w:tc>
      </w:tr>
      <w:tr>
        <w:trPr>
          <w:cantSplit w:val="0"/>
          <w:tblHeader w:val="0"/>
        </w:trPr>
        <w:tc>
          <w:tcPr/>
          <w:p w:rsidRPr="00000000" w:rsidR="00000000" w:rsidDel="00000000" w:rsidP="00000000" w:rsidRDefault="00000000" w14:paraId="0000010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MIR 4.7.34</w:t>
            </w:r>
          </w:p>
        </w:tc>
        <w:tc>
          <w:tcPr/>
          <w:p w:rsidRPr="00000000" w:rsidR="00000000" w:rsidDel="00000000" w:rsidP="00000000" w:rsidRDefault="00000000" w14:paraId="00000106">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Stress Testing </w:t>
            </w:r>
          </w:p>
        </w:tc>
        <w:tc>
          <w:tcPr/>
          <w:p w:rsidRPr="00000000" w:rsidR="00000000" w:rsidDel="00000000" w:rsidP="00000000" w:rsidRDefault="00000000" w14:paraId="0000010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Recognised Clearing House must record the results of such stress testing and the rationale for any adjustments made to the amount and form of total liquid resources it maintains.</w:t>
            </w:r>
          </w:p>
        </w:tc>
        <w:tc>
          <w:tcPr/>
          <w:p w:rsidRPr="00000000" w:rsidR="00000000" w:rsidDel="00000000" w:rsidP="00000000" w:rsidRDefault="00000000" w14:paraId="0000010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r w:rsidRPr="00000000" w:rsidDel="00000000" w:rsidR="00000000">
              <w:rPr>
                <w:rtl w:val="0"/>
              </w:rPr>
            </w:r>
          </w:p>
        </w:tc>
        <w:tc>
          <w:tcPr/>
          <w:p w:rsidRPr="00000000" w:rsidR="00000000" w:rsidDel="00000000" w:rsidP="00000000" w:rsidRDefault="00000000" w14:paraId="0000010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RCH </w:t>
            </w:r>
          </w:p>
        </w:tc>
      </w:tr>
      <w:tr>
        <w:trPr>
          <w:cantSplit w:val="0"/>
          <w:tblHeader w:val="0"/>
        </w:trPr>
        <w:tc>
          <w:tcPr/>
          <w:p w:rsidRPr="00000000" w:rsidR="00000000" w:rsidDel="00000000" w:rsidP="00000000" w:rsidRDefault="00000000" w14:paraId="0000010A">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MIR 4.12.4</w:t>
            </w:r>
          </w:p>
        </w:tc>
        <w:tc>
          <w:tcPr/>
          <w:p w:rsidRPr="00000000" w:rsidR="00000000" w:rsidDel="00000000" w:rsidP="00000000" w:rsidRDefault="00000000" w14:paraId="0000010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 Keeping </w:t>
            </w:r>
          </w:p>
        </w:tc>
        <w:tc>
          <w:tcPr/>
          <w:p w:rsidRPr="00000000" w:rsidR="00000000" w:rsidDel="00000000" w:rsidP="00000000" w:rsidRDefault="00000000" w14:paraId="0000010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Recognised Clearing House must: </w:t>
            </w:r>
          </w:p>
          <w:p w:rsidRPr="00000000" w:rsidR="00000000" w:rsidDel="00000000" w:rsidP="00000000" w:rsidRDefault="00000000" w14:paraId="0000010D">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keep separate records and accounts enabling its Members or participants to distinguish in accounts with the Recognised Clearing House its assets and positions from those held for the accounts of its Clients ('Omnibus Client Segregation'); or </w:t>
            </w:r>
          </w:p>
          <w:p w:rsidRPr="00000000" w:rsidR="00000000" w:rsidDel="00000000" w:rsidP="00000000" w:rsidRDefault="00000000" w14:paraId="0000010E">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keep separate records and accounts enabling its Members or participants to distinguish in accounts with the Recognised Clearing House the assets and positions held for the account of a specific Client from those held for the account of other Clients ('Individual Client Segregation'). If requested, the Recognised Clearing House must offer Members or participants the possibility to open more accounts in their own name or for the account of their Clients.  </w:t>
            </w:r>
          </w:p>
        </w:tc>
        <w:tc>
          <w:tcPr/>
          <w:p w:rsidRPr="00000000" w:rsidR="00000000" w:rsidDel="00000000" w:rsidP="00000000" w:rsidRDefault="00000000" w14:paraId="0000010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1"/>
                <w:iCs w:val="1"/>
                <w:smallCaps w:val="0"/>
                <w:strike w:val="0"/>
                <w:color w:val="000000"/>
                <w:sz w:val="22"/>
                <w:szCs w:val="22"/>
                <w:u w:val="none"/>
                <w:shd w:val="clear" w:fill="auto"/>
                <w:vertAlign w:val="baseline"/>
                <w:rtl w:val="0"/>
              </w:rPr>
              <w:t xml:space="preserve">Not specified </w:t>
            </w:r>
            <w:r w:rsidRPr="00000000" w:rsidDel="00000000" w:rsidR="00000000">
              <w:rPr>
                <w:rtl w:val="0"/>
              </w:rPr>
            </w:r>
          </w:p>
        </w:tc>
        <w:tc>
          <w:tcPr/>
          <w:p w:rsidRPr="00000000" w:rsidR="00000000" w:rsidDel="00000000" w:rsidP="00000000" w:rsidRDefault="00000000" w14:paraId="0000011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RCH</w:t>
            </w:r>
          </w:p>
        </w:tc>
      </w:tr>
      <w:tr>
        <w:trPr>
          <w:cantSplit w:val="0"/>
          <w:tblHeader w:val="0"/>
        </w:trPr>
        <w:tc>
          <w:tcPr/>
          <w:p w:rsidRPr="00000000" w:rsidR="00000000" w:rsidDel="00000000" w:rsidP="00000000" w:rsidRDefault="00000000" w14:paraId="0000011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AML 4.5.1</w:t>
            </w:r>
          </w:p>
        </w:tc>
        <w:tc>
          <w:tcPr/>
          <w:p w:rsidRPr="00000000" w:rsidR="00000000" w:rsidDel="00000000" w:rsidP="00000000" w:rsidRDefault="00000000" w14:paraId="0000011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AML Record keeping </w:t>
            </w:r>
          </w:p>
        </w:tc>
        <w:tc>
          <w:tcPr/>
          <w:p w:rsidRPr="00000000" w:rsidR="00000000" w:rsidDel="00000000" w:rsidP="00000000" w:rsidRDefault="00000000" w14:paraId="0000011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where relevant, maintain the following records:</w:t>
            </w:r>
          </w:p>
          <w:p w:rsidRPr="00000000" w:rsidR="00000000" w:rsidDel="00000000" w:rsidP="00000000" w:rsidRDefault="00000000" w14:paraId="00000114">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copy of all documents and information obtained in undertaking initial and ongoing CDD or due diligence on business partners; </w:t>
            </w:r>
          </w:p>
          <w:p w:rsidRPr="00000000" w:rsidR="00000000" w:rsidDel="00000000" w:rsidP="00000000" w:rsidRDefault="00000000" w14:paraId="00000115">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records, consisting of the original documents or certified copies, in respect of the customer business relationship, including: (i) business correspondence and other information relating to a customer’s account; (ii) sufficient records of transactions to enable individual transactions to be reconstructed; and (iii) internal findings and analysis relating to a transaction or any business, if the transaction or business appears unusual or suspicious, whether or not it results in a Suspicious Activity/Transaction Report; </w:t>
            </w:r>
          </w:p>
          <w:p w:rsidRPr="00000000" w:rsidR="00000000" w:rsidDel="00000000" w:rsidP="00000000" w:rsidRDefault="00000000" w14:paraId="00000116">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internal notifications of suspicious activity made to its MLRO under Rule 14.2.2; </w:t>
            </w:r>
          </w:p>
          <w:p w:rsidRPr="00000000" w:rsidR="00000000" w:rsidDel="00000000" w:rsidP="00000000" w:rsidRDefault="00000000" w14:paraId="0000011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Suspicious Activity/Transaction Reports and any relevant supporting documents and information, including internal findings and analysis;</w:t>
            </w:r>
          </w:p>
          <w:p w:rsidRPr="00000000" w:rsidR="00000000" w:rsidDel="00000000" w:rsidP="00000000" w:rsidRDefault="00000000" w14:paraId="00000118">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any relevant communications with the FIU;  </w:t>
            </w:r>
          </w:p>
          <w:p w:rsidRPr="00000000" w:rsidR="00000000" w:rsidDel="00000000" w:rsidP="00000000" w:rsidRDefault="00000000" w14:paraId="00000119">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documents in Rule 4.6.1 (Annual AML Return); and </w:t>
            </w:r>
          </w:p>
          <w:p w:rsidRPr="00000000" w:rsidR="00000000" w:rsidDel="00000000" w:rsidP="00000000" w:rsidRDefault="00000000" w14:paraId="0000011A">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any other matter that the Relevant Person is expressly required to record under these Rules. </w:t>
            </w:r>
          </w:p>
          <w:p w:rsidRPr="00000000" w:rsidR="00000000" w:rsidDel="00000000" w:rsidP="00000000" w:rsidRDefault="00000000" w14:paraId="0000011B">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1C">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records maintained by an Authorised </w:t>
            </w:r>
            <w:r w:rsidRPr="00000000" w:rsidDel="00000000" w:rsidR="00000000">
              <w:rPr>
                <w:rtl w:val="0"/>
              </w:rPr>
              <w:t xml:space="preserve">Person</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must be kept in such a manner that: </w:t>
            </w:r>
          </w:p>
          <w:p w:rsidRPr="00000000" w:rsidR="00000000" w:rsidDel="00000000" w:rsidP="00000000" w:rsidRDefault="00000000" w14:paraId="0000011D">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Regulator or another competent third party is able to assess the Relevant Person's compliance with legislation applicable in ADGM; </w:t>
            </w:r>
          </w:p>
          <w:p w:rsidRPr="00000000" w:rsidR="00000000" w:rsidDel="00000000" w:rsidP="00000000" w:rsidRDefault="00000000" w14:paraId="0000011E">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any Transaction which was processed by or through the Relevant Person on behalf of a customer or other third party can be reconstructed; </w:t>
            </w:r>
          </w:p>
          <w:p w:rsidRPr="00000000" w:rsidR="00000000" w:rsidDel="00000000" w:rsidP="00000000" w:rsidRDefault="00000000" w14:paraId="0000011F">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any customer or third party can be identified; and </w:t>
            </w:r>
          </w:p>
          <w:p w:rsidRPr="00000000" w:rsidR="00000000" w:rsidDel="00000000" w:rsidP="00000000" w:rsidRDefault="00000000" w14:paraId="00000120">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all Suspicious Activity/Transaction Reports, can be identified; and the Relevant Person can satisfy, within an appropriate time, any regulatory enquiry or court order to disclose information. </w:t>
            </w:r>
          </w:p>
          <w:p w:rsidRPr="00000000" w:rsidR="00000000" w:rsidDel="00000000" w:rsidP="00000000" w:rsidRDefault="00000000" w14:paraId="0000012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2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records required to be kept under Rule 4.5.1 may be kept in electronic format, provided that such records are readily accessible and available to respond promptly to any requests from the Regulator for information.  </w:t>
            </w:r>
          </w:p>
        </w:tc>
        <w:tc>
          <w:tcPr/>
          <w:p w:rsidRPr="00000000" w:rsidR="00000000" w:rsidDel="00000000" w:rsidP="00000000" w:rsidRDefault="00000000" w14:paraId="0000012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At least 6 years from the date on which the notification or report was made, the business relationship ends or the Transaction is completed, whichever occurs last</w:t>
            </w:r>
          </w:p>
        </w:tc>
        <w:tc>
          <w:tcPr/>
          <w:p w:rsidRPr="00000000" w:rsidR="00000000" w:rsidDel="00000000" w:rsidP="00000000" w:rsidRDefault="00000000" w14:paraId="0000012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12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AML 4.5.7 &amp; 13.3</w:t>
            </w:r>
          </w:p>
        </w:tc>
        <w:tc>
          <w:tcPr/>
          <w:p w:rsidRPr="00000000" w:rsidR="00000000" w:rsidDel="00000000" w:rsidP="00000000" w:rsidRDefault="00000000" w14:paraId="00000126">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AML training records </w:t>
            </w:r>
          </w:p>
        </w:tc>
        <w:tc>
          <w:tcPr/>
          <w:p w:rsidRPr="00000000" w:rsidR="00000000" w:rsidDel="00000000" w:rsidP="00000000" w:rsidRDefault="00000000" w14:paraId="00000127">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An Authorised Person must be able to demonstrate that it has complied with the training and awareness requirements AML 13 through appropriate measures, including the maintenance of relevant training records. </w:t>
            </w:r>
          </w:p>
          <w:p w:rsidRPr="00000000" w:rsidR="00000000" w:rsidDel="00000000" w:rsidP="00000000" w:rsidRDefault="00000000" w14:paraId="00000128">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29">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training log should include the following information:</w:t>
            </w:r>
          </w:p>
          <w:p w:rsidRPr="00000000" w:rsidR="00000000" w:rsidDel="00000000" w:rsidP="00000000" w:rsidRDefault="00000000" w14:paraId="0000012A">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dates when the training was given;</w:t>
            </w:r>
          </w:p>
          <w:p w:rsidRPr="00000000" w:rsidR="00000000" w:rsidDel="00000000" w:rsidP="00000000" w:rsidRDefault="00000000" w14:paraId="0000012B">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nature of the training; and </w:t>
            </w:r>
          </w:p>
          <w:p w:rsidRPr="00000000" w:rsidR="00000000" w:rsidDel="00000000" w:rsidP="00000000" w:rsidRDefault="00000000" w14:paraId="0000012C">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60" w:after="60" w:line="240" w:lineRule="auto"/>
              <w:ind w:left="720" w:right="0" w:hanging="36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the names of Employees who received the training. </w:t>
            </w:r>
          </w:p>
        </w:tc>
        <w:tc>
          <w:tcPr/>
          <w:p w:rsidRPr="00000000" w:rsidR="00000000" w:rsidDel="00000000" w:rsidP="00000000" w:rsidRDefault="00000000" w14:paraId="0000012D">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on which the training was given </w:t>
            </w:r>
          </w:p>
        </w:tc>
        <w:tc>
          <w:tcPr/>
          <w:p w:rsidRPr="00000000" w:rsidR="00000000" w:rsidDel="00000000" w:rsidP="00000000" w:rsidRDefault="00000000" w14:paraId="0000012E">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r>
        <w:trPr>
          <w:cantSplit w:val="0"/>
          <w:tblHeader w:val="0"/>
        </w:trPr>
        <w:tc>
          <w:tcPr/>
          <w:p w:rsidRPr="00000000" w:rsidR="00000000" w:rsidDel="00000000" w:rsidP="00000000" w:rsidRDefault="00000000" w14:paraId="0000012F">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AML 14.3 &amp; 14.5</w:t>
            </w:r>
          </w:p>
        </w:tc>
        <w:tc>
          <w:tcPr/>
          <w:p w:rsidRPr="00000000" w:rsidR="00000000" w:rsidDel="00000000" w:rsidP="00000000" w:rsidRDefault="00000000" w14:paraId="00000130">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Suspicious Activity / Transaction Reports Record Keeping </w:t>
            </w:r>
          </w:p>
        </w:tc>
        <w:tc>
          <w:tcPr/>
          <w:p w:rsidRPr="00000000" w:rsidR="00000000" w:rsidDel="00000000" w:rsidP="00000000" w:rsidRDefault="00000000" w14:paraId="00000131">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All relevant details of any notification to the MLRO under Rule 14.2 or Suspicious Activity/Transaction Reports filed pursuant to Rule 14.3 must be kept for at least six years from the date on which the report was made. </w:t>
            </w:r>
          </w:p>
          <w:p w:rsidRPr="00000000" w:rsidR="00000000" w:rsidDel="00000000" w:rsidP="00000000" w:rsidRDefault="00000000" w14:paraId="00000132">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Where, following a notification to the MLRO of suspicious activity under 14.2.2, no SAR/STR is made, a Relevant Person must record the reasons for not making a SAR/STR. </w:t>
            </w:r>
          </w:p>
          <w:p w:rsidRPr="00000000" w:rsidR="00000000" w:rsidDel="00000000" w:rsidP="00000000" w:rsidRDefault="00000000" w14:paraId="00000133">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tl w:val="0"/>
              </w:rPr>
            </w:r>
          </w:p>
        </w:tc>
        <w:tc>
          <w:tcPr/>
          <w:p w:rsidRPr="00000000" w:rsidR="00000000" w:rsidDel="00000000" w:rsidP="00000000" w:rsidRDefault="00000000" w14:paraId="00000134">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years from the date on which the report was made</w:t>
            </w:r>
          </w:p>
        </w:tc>
        <w:tc>
          <w:tcPr/>
          <w:p w:rsidRPr="00000000" w:rsidR="00000000" w:rsidDel="00000000" w:rsidP="00000000" w:rsidRDefault="00000000" w14:paraId="00000135">
            <w:pPr>
              <w:keepNext w:val="0"/>
              <w:keepLines w:val="0"/>
              <w:pageBreakBefore w:val="0"/>
              <w:widowControl w:val="1"/>
              <w:pBdr>
                <w:top w:val="nil" w:sz="0" w:space="0"/>
                <w:left w:val="nil" w:sz="0" w:space="0"/>
                <w:bottom w:val="nil" w:sz="0" w:space="0"/>
                <w:right w:val="nil" w:sz="0" w:space="0"/>
                <w:between w:val="nil" w:sz="0" w:space="0"/>
              </w:pBdr>
              <w:shd w:val="clear" w:fill="auto"/>
              <w:spacing w:before="60" w:after="6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BCI, RCH, RIE</w:t>
            </w:r>
          </w:p>
        </w:tc>
      </w:tr>
    </w:tbl>
    <w:p w:rsidRPr="00000000" w:rsidR="00000000" w:rsidDel="00000000" w:rsidP="00000000" w:rsidRDefault="00000000" w14:paraId="00000136">
      <w:pPr>
        <w:rPr/>
        <w:sectPr>
          <w:type w:val="nextPage"/>
          <w:pgSz w:w="15840" w:h="12240" w:orient="landscape"/>
          <w:pgMar w:top="1440" w:right="1440" w:bottom="1440" w:left="1440" w:header="720" w:footer="720"/>
        </w:sectPr>
      </w:pPr>
      <w:r w:rsidRPr="00000000" w:rsidDel="00000000" w:rsidR="00000000">
        <w:rPr>
          <w:rtl w:val="0"/>
        </w:rPr>
      </w:r>
    </w:p>
    <w:p w:rsidRPr="00000000" w:rsidR="00000000" w:rsidDel="00000000" w:rsidP="00000000" w:rsidRDefault="00000000" w14:paraId="00000137">
      <w:pPr>
        <w:pStyle w:val="Heading1"/>
        <w:keepNext w:val="1"/>
        <w:numPr>
          <w:ilvl w:val="0"/>
          <w:numId w:val="10"/>
        </w:numPr>
        <w:ind w:left="0" w:firstLine="0"/>
        <w:rPr/>
      </w:pPr>
      <w:bookmarkStart w:name="_heading=h.i1y913k1uxx6" w:colFirst="0" w:colLast="0" w:id="4"/>
      <w:bookmarkEnd w:id="4"/>
      <w:r w:rsidRPr="00000000" w:rsidDel="00000000" w:rsidR="00000000">
        <w:rPr>
          <w:rtl w:val="0"/>
        </w:rPr>
        <w:t xml:space="preserve">Retention Periods</w:t>
      </w:r>
    </w:p>
    <w:p w:rsidRPr="00000000" w:rsidR="00000000" w:rsidDel="00000000" w:rsidP="00000000" w:rsidRDefault="00000000" w14:paraId="00000138">
      <w:pPr>
        <w:pStyle w:val="Heading2"/>
        <w:numPr>
          <w:ilvl w:val="1"/>
          <w:numId w:val="10"/>
        </w:numPr>
        <w:ind w:left="720" w:hanging="720"/>
        <w:rPr/>
      </w:pPr>
      <w:r w:rsidRPr="00000000" w:rsidDel="00000000" w:rsidR="00000000">
        <w:rPr>
          <w:rtl w:val="0"/>
        </w:rPr>
        <w:t xml:space="preserve">The retention time limits specified in the table above reflect current regulatory obligations. Where no specific period is prescribed, the six-year default applies. All retention periods remain subject to change in accordance with updates from the FSRA.</w:t>
      </w:r>
    </w:p>
    <w:p w:rsidRPr="00000000" w:rsidR="00000000" w:rsidDel="00000000" w:rsidP="00000000" w:rsidRDefault="00000000" w14:paraId="00000139">
      <w:pPr>
        <w:pStyle w:val="Heading1"/>
        <w:keepNext w:val="1"/>
        <w:numPr>
          <w:ilvl w:val="0"/>
          <w:numId w:val="10"/>
        </w:numPr>
        <w:ind w:left="0" w:firstLine="0"/>
        <w:rPr/>
      </w:pPr>
      <w:bookmarkStart w:name="_heading=h.5to3b2ahqdv7" w:colFirst="0" w:colLast="0" w:id="5"/>
      <w:bookmarkEnd w:id="5"/>
      <w:r w:rsidRPr="00000000" w:rsidDel="00000000" w:rsidR="00000000">
        <w:rPr>
          <w:rtl w:val="0"/>
        </w:rPr>
        <w:t xml:space="preserve">Access and Security</w:t>
      </w:r>
    </w:p>
    <w:p w:rsidRPr="00000000" w:rsidR="00000000" w:rsidDel="00000000" w:rsidP="00000000" w:rsidRDefault="00000000" w14:paraId="0000013A">
      <w:pPr>
        <w:pStyle w:val="Heading2"/>
        <w:numPr>
          <w:ilvl w:val="1"/>
          <w:numId w:val="10"/>
        </w:numPr>
        <w:ind w:left="720" w:hanging="720"/>
        <w:rPr/>
      </w:pPr>
      <w:r w:rsidRPr="00000000" w:rsidDel="00000000" w:rsidR="00000000">
        <w:rPr>
          <w:rtl w:val="0"/>
        </w:rPr>
        <w:t xml:space="preserve">The Firm shall ensure that all records are stored and maintained in a manner that guarantees their confidentiality, integrity, and accessibility.  The Compliance Officer and Internal Audit shall have unrestricted access to relevant records they need to carry out their duties, and such access must also be provided to the FSRA upon a valid request.  Records must be capable of being retrieved within three business days in response to regulatory or audit enquiries.</w:t>
      </w:r>
    </w:p>
    <w:p w:rsidRPr="00000000" w:rsidR="00000000" w:rsidDel="00000000" w:rsidP="00000000" w:rsidRDefault="00000000" w14:paraId="0000013B">
      <w:pPr>
        <w:pStyle w:val="Heading2"/>
        <w:numPr>
          <w:ilvl w:val="1"/>
          <w:numId w:val="10"/>
        </w:numPr>
        <w:ind w:left="720" w:hanging="720"/>
        <w:rPr/>
      </w:pPr>
      <w:r w:rsidRPr="00000000" w:rsidDel="00000000" w:rsidR="00000000">
        <w:rPr>
          <w:rtl w:val="0"/>
        </w:rPr>
        <w:t xml:space="preserve">Access to records within the Firm will be limited to individuals with a demonstrable “need to know”, aligned to their job responsibilities, and such access will be strictly governed through role-based permissions.  Records shall be protected against unauthorised alteration, deletion, or destruction through appropriate technical and organisational safeguards, including encryption, access logging, and version control.</w:t>
      </w:r>
    </w:p>
    <w:p w:rsidRPr="00000000" w:rsidR="00000000" w:rsidDel="00000000" w:rsidP="00000000" w:rsidRDefault="00000000" w14:paraId="0000013C">
      <w:pPr>
        <w:pStyle w:val="Heading2"/>
        <w:numPr>
          <w:ilvl w:val="1"/>
          <w:numId w:val="10"/>
        </w:numPr>
        <w:ind w:left="720" w:hanging="720"/>
        <w:rPr/>
      </w:pPr>
      <w:r w:rsidRPr="00000000" w:rsidDel="00000000" w:rsidR="00000000">
        <w:rPr>
          <w:rtl w:val="0"/>
        </w:rPr>
        <w:t xml:space="preserve">Where records are maintained using third-party or cloud-based systems, the Firm shall ensure that adequate due diligence is conducted and that contractual arrangements are in place to ensure compliance with FSRA requirements and with the Firm’s Privacy and Information Security Policies. </w:t>
      </w:r>
      <w:sdt>
        <w:sdtPr>
          <w:id w:val="118082308"/>
          <w:tag w:val="goog_rdk_40"/>
        </w:sdtPr>
        <w:sdtContent>
          <w:commentRangeStart w:id="16"/>
        </w:sdtContent>
      </w:sdt>
      <w:sdt>
        <w:sdtPr>
          <w:id w:val="-392691586"/>
          <w:tag w:val="goog_rdk_41"/>
        </w:sdtPr>
        <w:sdtContent>
          <w:commentRangeStart w:id="17"/>
        </w:sdtContent>
      </w:sdt>
      <w:r w:rsidRPr="00000000" w:rsidDel="00000000" w:rsidR="00000000">
        <w:rPr>
          <w:rtl w:val="0"/>
        </w:rPr>
        <w:t xml:space="preserve">All record-keeping activities must also align with applicable UAE data protection and global privacy standards.</w:t>
      </w:r>
      <w:commentRangeEnd w:id="16"/>
      <w:r w:rsidRPr="00000000" w:rsidDel="00000000" w:rsidR="00000000">
        <w:commentReference w:id="16"/>
      </w:r>
      <w:commentRangeEnd w:id="17"/>
      <w:r w:rsidRPr="00000000" w:rsidDel="00000000" w:rsidR="00000000">
        <w:commentReference w:id="17"/>
      </w:r>
      <w:r w:rsidRPr="00000000" w:rsidDel="00000000" w:rsidR="00000000">
        <w:rPr>
          <w:rtl w:val="0"/>
        </w:rPr>
        <w:t xml:space="preserve"> </w:t>
      </w:r>
      <w:r w:rsidRPr="00000000" w:rsidDel="00000000" w:rsidR="00000000">
        <w:rPr>
          <w:rtl w:val="0"/>
        </w:rPr>
      </w:r>
    </w:p>
    <w:p w:rsidRPr="00000000" w:rsidR="00000000" w:rsidDel="00000000" w:rsidP="00000000" w:rsidRDefault="00000000" w14:paraId="0000013D">
      <w:pPr>
        <w:pStyle w:val="Heading1"/>
        <w:numPr>
          <w:ilvl w:val="0"/>
          <w:numId w:val="10"/>
        </w:numPr>
        <w:ind w:left="0" w:firstLine="0"/>
        <w:rPr/>
      </w:pPr>
      <w:bookmarkStart w:name="_heading=h.d5tn976rmnva" w:colFirst="0" w:colLast="0" w:id="6"/>
      <w:bookmarkEnd w:id="6"/>
      <w:r w:rsidRPr="00000000" w:rsidDel="00000000" w:rsidR="00000000">
        <w:rPr>
          <w:rtl w:val="0"/>
        </w:rPr>
        <w:t xml:space="preserve">Disposal of Records</w:t>
      </w:r>
    </w:p>
    <w:p w:rsidRPr="00000000" w:rsidR="00000000" w:rsidDel="00000000" w:rsidP="00000000" w:rsidRDefault="00000000" w14:paraId="0000013E">
      <w:pPr>
        <w:pStyle w:val="Heading2"/>
        <w:numPr>
          <w:ilvl w:val="1"/>
          <w:numId w:val="10"/>
        </w:numPr>
        <w:ind w:left="720" w:hanging="720"/>
        <w:rPr/>
      </w:pPr>
      <w:r w:rsidRPr="00000000" w:rsidDel="00000000" w:rsidR="00000000">
        <w:rPr>
          <w:rtl w:val="0"/>
        </w:rPr>
        <w:t xml:space="preserve">Records will be retained in line with the retention periods set out in this Policy.  </w:t>
      </w:r>
      <w:sdt>
        <w:sdtPr>
          <w:id w:val="-2001086757"/>
          <w:tag w:val="goog_rdk_42"/>
        </w:sdtPr>
        <w:sdtContent>
          <w:commentRangeStart w:id="18"/>
        </w:sdtContent>
      </w:sdt>
      <w:r w:rsidRPr="00000000" w:rsidDel="00000000" w:rsidR="00000000">
        <w:rPr>
          <w:rtl w:val="0"/>
        </w:rPr>
        <w:t xml:space="preserve">Upon expiry of the relevant period, records will be securely destroyed, deleted, or anonymised unless they are subject to a legal hold, ongoing litigation, investigation, or regulatory request</w:t>
      </w:r>
      <w:r w:rsidRPr="00000000" w:rsidDel="00000000" w:rsidR="00000000">
        <w:rPr>
          <w:rtl w:val="0"/>
        </w:rPr>
        <w:t xml:space="preserve">.</w:t>
      </w:r>
      <w:commentRangeEnd w:id="18"/>
      <w:r w:rsidRPr="00000000" w:rsidDel="00000000" w:rsidR="00000000">
        <w:commentReference w:id="18"/>
      </w:r>
      <w:r w:rsidRPr="00000000" w:rsidDel="00000000" w:rsidR="00000000">
        <w:rPr>
          <w:rtl w:val="0"/>
        </w:rPr>
        <w:t xml:space="preserve">  Disposal of records shall only take place following approval from the Compliance function, in consultation with Legal and Information Security, to ensure that no statutory or regulatory obligations are breached.</w:t>
      </w:r>
    </w:p>
    <w:p w:rsidRPr="00000000" w:rsidR="00000000" w:rsidDel="00000000" w:rsidP="00000000" w:rsidRDefault="00000000" w14:paraId="0000013F">
      <w:pPr>
        <w:pStyle w:val="Heading2"/>
        <w:numPr>
          <w:ilvl w:val="1"/>
          <w:numId w:val="10"/>
        </w:numPr>
        <w:ind w:left="720" w:hanging="720"/>
        <w:rPr/>
      </w:pPr>
      <w:r w:rsidRPr="00000000" w:rsidDel="00000000" w:rsidR="00000000">
        <w:rPr>
          <w:rtl w:val="0"/>
        </w:rPr>
        <w:t xml:space="preserve">Secure disposal will be undertaken in a manner that renders records irretrievable.  Physical records will be shredded or otherwise irreversibly destroyed, while digital records will be erased using certified secure deletion methods.  An audit trail of all disposals will be maintained, capturing the record type, the date of disposal, the method of destruction, and the authorising individual.</w:t>
      </w:r>
    </w:p>
    <w:p w:rsidRPr="00000000" w:rsidR="00000000" w:rsidDel="00000000" w:rsidP="00000000" w:rsidRDefault="00000000" w14:paraId="00000140">
      <w:pPr>
        <w:pStyle w:val="Heading2"/>
        <w:numPr>
          <w:ilvl w:val="1"/>
          <w:numId w:val="10"/>
        </w:numPr>
        <w:ind w:left="720" w:hanging="720"/>
        <w:rPr/>
      </w:pPr>
      <w:r w:rsidRPr="00000000" w:rsidDel="00000000" w:rsidR="00000000">
        <w:rPr>
          <w:rtl w:val="0"/>
        </w:rPr>
        <w:t xml:space="preserve">Certain categories of records, including Suspicious Activity Reports (SARs/STRs), internal investigations into financial crime, and documents preserved under a legal hold order, will be subject to extended retention periods.  Such exceptions will be determined by Group Legal or mandated by regulatory or law enforcement authorities.</w:t>
      </w:r>
    </w:p>
    <w:p w:rsidRPr="00000000" w:rsidR="00000000" w:rsidDel="00000000" w:rsidP="00000000" w:rsidRDefault="00000000" w14:paraId="00000141">
      <w:pPr>
        <w:pStyle w:val="Heading1"/>
        <w:keepNext w:val="1"/>
        <w:numPr>
          <w:ilvl w:val="0"/>
          <w:numId w:val="10"/>
        </w:numPr>
        <w:ind w:left="0" w:firstLine="0"/>
        <w:rPr/>
      </w:pPr>
      <w:bookmarkStart w:name="_heading=h.8vlu04qonx06" w:colFirst="0" w:colLast="0" w:id="7"/>
      <w:bookmarkEnd w:id="7"/>
      <w:r w:rsidRPr="00000000" w:rsidDel="00000000" w:rsidR="00000000">
        <w:rPr>
          <w:rtl w:val="0"/>
        </w:rPr>
        <w:t xml:space="preserve">Monitoring and Review</w:t>
      </w:r>
    </w:p>
    <w:p w:rsidRPr="00000000" w:rsidR="00000000" w:rsidDel="00000000" w:rsidP="00000000" w:rsidRDefault="00000000" w14:paraId="00000142">
      <w:pPr>
        <w:pStyle w:val="Heading2"/>
        <w:numPr>
          <w:ilvl w:val="1"/>
          <w:numId w:val="10"/>
        </w:numPr>
        <w:ind w:left="720" w:hanging="720"/>
        <w:rPr/>
      </w:pPr>
      <w:r w:rsidRPr="00000000" w:rsidDel="00000000" w:rsidR="00000000">
        <w:rPr>
          <w:rtl w:val="0"/>
        </w:rPr>
        <w:t xml:space="preserve">The Firm’s Compliance function is responsible for monitoring adherence to this Policy on an ongoing basis.  This includes periodic testing and sampling of record-keeping practices across all business units to ensure compliance with FSRA and internal requirements.  Internal Audit will conduct independent reviews of the Firm’s record-keeping framework to assess its adequacy, effectiveness, and implementation.</w:t>
      </w:r>
    </w:p>
    <w:p w:rsidRPr="00000000" w:rsidR="00000000" w:rsidDel="00000000" w:rsidP="00000000" w:rsidRDefault="00000000" w14:paraId="00000143">
      <w:pPr>
        <w:pStyle w:val="Heading2"/>
        <w:numPr>
          <w:ilvl w:val="1"/>
          <w:numId w:val="10"/>
        </w:numPr>
        <w:ind w:left="720" w:hanging="720"/>
        <w:rPr/>
      </w:pPr>
      <w:r w:rsidRPr="00000000" w:rsidDel="00000000" w:rsidR="00000000">
        <w:rPr>
          <w:rtl w:val="0"/>
        </w:rPr>
        <w:t xml:space="preserve">This Policy shall be formally reviewed at least once a year, or more frequently if there are material changes to FSRA Rules, ADGM Regulations, or the Firm’s business practices.  Feedback from regulators, auditors, or internal reviews will be incorporated into future iterations of this Policy to ensure continuous improvement.</w:t>
      </w:r>
    </w:p>
    <w:p w:rsidRPr="00000000" w:rsidR="00000000" w:rsidDel="00000000" w:rsidP="00000000" w:rsidRDefault="00000000" w14:paraId="00000144">
      <w:pPr>
        <w:pStyle w:val="Heading2"/>
        <w:numPr>
          <w:ilvl w:val="1"/>
          <w:numId w:val="10"/>
        </w:numPr>
        <w:ind w:left="720" w:hanging="720"/>
        <w:rPr/>
      </w:pPr>
      <w:r w:rsidRPr="00000000" w:rsidDel="00000000" w:rsidR="00000000">
        <w:rPr>
          <w:rtl w:val="0"/>
        </w:rPr>
        <w:t xml:space="preserve">Any material breaches or deficiencies in record-keeping will be promptly escalated to the board of directors and, where appropriate, reported to the FSRA without undue delay.  The Firm will ensure that remedial action is taken to address any identified gaps or weaknesses.</w:t>
      </w:r>
      <w:r w:rsidRPr="00000000" w:rsidDel="00000000" w:rsidR="00000000">
        <w:rPr>
          <w:rtl w:val="0"/>
        </w:rPr>
      </w:r>
    </w:p>
    <w:sectPr>
      <w:type w:val="nextPage"/>
      <w:pgSz w:w="12240" w:h="15840" w:orient="portrait"/>
      <w:pgMar w:top="1440" w:right="1440" w:bottom="1440" w:lef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Unknown" w:date="2025-09-11T01:56:29Z" w:id="14">
    <w:p w:rsidRPr="00000000" w:rsidR="00000000" w:rsidDel="00000000" w:rsidP="00000000" w:rsidRDefault="00000000" w14:paraId="0000014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@chloe.w@binance.com </w:t>
      </w:r>
    </w:p>
    <w:p w:rsidRPr="00000000" w:rsidR="00000000" w:rsidDel="00000000" w:rsidP="00000000" w:rsidRDefault="00000000" w14:paraId="0000014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missing the retention period.</w:t>
      </w:r>
    </w:p>
    <w:p w:rsidRPr="00000000" w:rsidR="00000000" w:rsidDel="00000000" w:rsidP="00000000" w:rsidRDefault="00000000" w14:paraId="0000014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_Assigned to chloe.w@binance.com_</w:t>
      </w:r>
    </w:p>
  </w:comment>
  <w:comment w:author="Unknown" w:date="2025-09-10T12:53:52Z" w:id="18">
    <w:p w:rsidRPr="00000000" w:rsidR="00000000" w:rsidDel="00000000" w:rsidP="00000000" w:rsidRDefault="00000000" w14:paraId="0000014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Cross-reference relevant security or legal hold policies @leonardo.lee@binance.com @andres.calle@binance.com</w:t>
      </w:r>
    </w:p>
  </w:comment>
  <w:comment w:author="Unknown" w:date="2025-09-10T12:44:36Z" w:id="5">
    <w:p w:rsidRPr="00000000" w:rsidR="00000000" w:rsidDel="00000000" w:rsidP="00000000" w:rsidRDefault="00000000" w14:paraId="0000014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I don't think we have periodic statements</w:t>
      </w:r>
    </w:p>
  </w:comment>
  <w:comment w:author="Unknown" w:date="2025-09-11T01:41:12Z" w:id="6">
    <w:p w:rsidRPr="00000000" w:rsidR="00000000" w:rsidDel="00000000" w:rsidP="00000000" w:rsidRDefault="00000000" w14:paraId="0000014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the statement is accessible by client to download by themselves. Users set the relevant period they want to view the transaction history and check it by themselves. </w:t>
      </w:r>
    </w:p>
    <w:p w:rsidRPr="00000000" w:rsidR="00000000" w:rsidDel="00000000" w:rsidP="00000000" w:rsidRDefault="00000000" w14:paraId="0000014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4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I think above serves the COBS 6.11.3 requirements. Not sure if we can delete it as it is requirement that we have to comply, it just we have our product design to fulfil the requirements. No daily/monthly statement is sent but the we have make the statement available to client (basically real time, not just periodically)</w:t>
      </w:r>
    </w:p>
  </w:comment>
  <w:comment w:author="Unknown" w:date="2025-11-11T10:09:03Z" w:id="7">
    <w:p w:rsidRPr="00000000" w:rsidR="00000000" w:rsidDel="00000000" w:rsidP="00000000" w:rsidRDefault="00000000" w14:paraId="0000014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there is a function to support Tx histories as @yp.cheung@binance.com advised. I think we have increased the availability from 12 months to full TX history in Privacy Center Would this be seen to satisfy the requirement @chloe.w@binance.com ?</w:t>
      </w:r>
    </w:p>
  </w:comment>
  <w:comment w:author="Unknown" w:date="2025-11-11T13:44:22Z" w:id="8">
    <w:p w:rsidRPr="00000000" w:rsidR="00000000" w:rsidDel="00000000" w:rsidP="00000000" w:rsidRDefault="00000000" w14:paraId="0000014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sorry @barry.y@binance.com, can you please clarify what you mean by this: "I think we have increased the availability from 12 months to full TX history in Privacy Center Would"?</w:t>
      </w:r>
    </w:p>
  </w:comment>
  <w:comment w:author="Unknown" w:date="2025-11-12T10:02:46Z" w:id="9">
    <w:p w:rsidRPr="00000000" w:rsidR="00000000" w:rsidDel="00000000" w:rsidP="00000000" w:rsidRDefault="00000000" w14:paraId="0000015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Sure, @chloe.w@binance.com Originally we were only able to supply 12 months transaction history reports, however now we can provide your full transaction history.</w:t>
      </w:r>
    </w:p>
  </w:comment>
  <w:comment w:author="Unknown" w:date="2025-11-13T07:20:47Z" w:id="10">
    <w:p w:rsidRPr="00000000" w:rsidR="00000000" w:rsidDel="00000000" w:rsidP="00000000" w:rsidRDefault="00000000" w14:paraId="0000015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Thanks for clarifying! Yes, our practice of giving customers access to their full transaction history satisfies the rule (even if we do not provide periodic statements). FSRA confirmed verbally.</w:t>
      </w:r>
    </w:p>
  </w:comment>
  <w:comment w:author="Unknown" w:date="2025-09-10T12:54:13Z" w:id="16">
    <w:p w:rsidRPr="00000000" w:rsidR="00000000" w:rsidDel="00000000" w:rsidP="00000000" w:rsidRDefault="00000000" w14:paraId="0000015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Cross-reference any relevant data privacy policies @ezgi.cobanogullari@binance.com</w:t>
      </w:r>
    </w:p>
  </w:comment>
  <w:comment w:author="Unknown" w:date="2025-09-10T17:06:52Z" w:id="17">
    <w:p w:rsidRPr="00000000" w:rsidR="00000000" w:rsidDel="00000000" w:rsidP="00000000" w:rsidRDefault="00000000" w14:paraId="0000015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@chloe.w@binance.com Just to my understanding why we are referencing UAE Data Protection and not ADGM. Is there a specific reason?</w:t>
      </w:r>
    </w:p>
  </w:comment>
  <w:comment w:author="Unknown" w:date="2025-09-11T01:54:52Z" w:id="15">
    <w:p w:rsidRPr="00000000" w:rsidR="00000000" w:rsidDel="00000000" w:rsidP="00000000" w:rsidRDefault="00000000" w14:paraId="0000015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it is for securities (stock trading) business where there is a centralized depository/clearing house. Not applicable to crypto business.</w:t>
      </w:r>
    </w:p>
  </w:comment>
  <w:comment w:author="Unknown" w:date="2025-09-11T01:52:22Z" w:id="13">
    <w:p w:rsidRPr="00000000" w:rsidR="00000000" w:rsidDel="00000000" w:rsidP="00000000" w:rsidRDefault="00000000" w14:paraId="0000015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@anthony.c@binance.com </w:t>
      </w:r>
    </w:p>
    <w:p w:rsidRPr="00000000" w:rsidR="00000000" w:rsidDel="00000000" w:rsidP="00000000" w:rsidRDefault="00000000" w14:paraId="0000015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5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I think we should have these records. Let me know your thoughts.</w:t>
      </w:r>
    </w:p>
    <w:p w:rsidRPr="00000000" w:rsidR="00000000" w:rsidDel="00000000" w:rsidP="00000000" w:rsidRDefault="00000000" w14:paraId="0000015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_Assigned to anthony.c@binance.com_</w:t>
      </w:r>
    </w:p>
  </w:comment>
  <w:comment w:author="Unknown" w:date="2025-09-10T12:45:43Z" w:id="11">
    <w:p w:rsidRPr="00000000" w:rsidR="00000000" w:rsidDel="00000000" w:rsidP="00000000" w:rsidRDefault="00000000" w14:paraId="0000015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We do not accept cheques from clients.</w:t>
      </w:r>
    </w:p>
    <w:p w:rsidRPr="00000000" w:rsidR="00000000" w:rsidDel="00000000" w:rsidP="00000000" w:rsidRDefault="00000000" w14:paraId="0000015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5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What about payment orders?</w:t>
      </w:r>
    </w:p>
  </w:comment>
  <w:comment w:author="Unknown" w:date="2025-09-11T01:49:09Z" w:id="12">
    <w:p w:rsidRPr="00000000" w:rsidR="00000000" w:rsidDel="00000000" w:rsidP="00000000" w:rsidRDefault="00000000" w14:paraId="0000015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payment order is a bank's terminology. In layman's term, it just mean users' instruction to the firm to do fund transfer (i.e.. pay from one UID to another UID, withdraw crypto to an external wallet address). By reading the record requirement, it sounds more like deposit related. User deposit fund into the account, providing that fund transfer receipt to the firm as evidential proof, the firm cross check and then credit the user account. Common in broker but not see that process in Binance. Suggest to remove the whole section.</w:t>
      </w:r>
    </w:p>
  </w:comment>
  <w:comment w:author="Unknown" w:date="2025-09-10T12:43:57Z" w:id="0">
    <w:p w:rsidRPr="00000000" w:rsidR="00000000" w:rsidDel="00000000" w:rsidP="00000000" w:rsidRDefault="00000000" w14:paraId="0000015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can we comply with this?</w:t>
      </w:r>
    </w:p>
  </w:comment>
  <w:comment w:author="Unknown" w:date="2025-09-10T14:03:23Z" w:id="1">
    <w:p w:rsidRPr="00000000" w:rsidR="00000000" w:rsidDel="00000000" w:rsidP="00000000" w:rsidRDefault="00000000" w14:paraId="0000015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Voice does not apply us as we don't typically call client . Electronic communications covers email, SMS, etc then yes it can applies. It is better to have DPO to confirm.</w:t>
      </w:r>
    </w:p>
    <w:p w:rsidRPr="00000000" w:rsidR="00000000" w:rsidDel="00000000" w:rsidP="00000000" w:rsidRDefault="00000000" w14:paraId="0000015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p w:rsidRPr="00000000" w:rsidR="00000000" w:rsidDel="00000000" w:rsidP="00000000" w:rsidRDefault="00000000" w14:paraId="0000016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@barry.y@binance.com - shall you please help to take a look of this line item ?</w:t>
      </w:r>
    </w:p>
  </w:comment>
  <w:comment w:author="Unknown" w:date="2025-09-11T09:18:03Z" w:id="2">
    <w:p w:rsidRPr="00000000" w:rsidR="00000000" w:rsidDel="00000000" w:rsidP="00000000" w:rsidRDefault="00000000" w14:paraId="0000016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@yp.cheung@binance.com and @chloe.w@binance.com  - Indeed electronic  communications would include elements such as email/chat/SMS/Telegram/Whatsapp etc. so we should be able to ensure we can/are retaining this information for said period of time. I will discuss and revert if we currently have this capability/plans to.</w:t>
      </w:r>
    </w:p>
  </w:comment>
  <w:comment w:author="Unknown" w:date="2025-09-11T11:04:41Z" w:id="3">
    <w:p w:rsidRPr="00000000" w:rsidR="00000000" w:rsidDel="00000000" w:rsidP="00000000" w:rsidRDefault="00000000" w14:paraId="0000016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@ezgi.cobanogullari@binance.com as per our discussion this morning tagging you for ease to review</w:t>
      </w:r>
    </w:p>
  </w:comment>
  <w:comment w:author="Unknown" w:date="2025-09-11T11:06:35Z" w:id="4">
    <w:p w:rsidRPr="00000000" w:rsidR="00000000" w:rsidDel="00000000" w:rsidP="00000000" w:rsidRDefault="00000000" w14:paraId="0000016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@ashley.hage@binance.com and @leonardo.lee@binance.sg for further discussion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0148" w15:done="0"/>
  <w15:commentEx w15:paraId="00000149" w15:done="0"/>
  <w15:commentEx w15:paraId="0000014A" w15:done="0"/>
  <w15:commentEx w15:paraId="0000014D" w15:paraIdParent="0000014A" w15:done="0"/>
  <w15:commentEx w15:paraId="0000014E" w15:paraIdParent="0000014A" w15:done="0"/>
  <w15:commentEx w15:paraId="0000014F" w15:paraIdParent="0000014A" w15:done="0"/>
  <w15:commentEx w15:paraId="00000150" w15:paraIdParent="0000014A" w15:done="0"/>
  <w15:commentEx w15:paraId="00000151" w15:paraIdParent="0000014A" w15:done="0"/>
  <w15:commentEx w15:paraId="00000152" w15:done="0"/>
  <w15:commentEx w15:paraId="00000153" w15:paraIdParent="00000152" w15:done="0"/>
  <w15:commentEx w15:paraId="00000154" w15:done="0"/>
  <w15:commentEx w15:paraId="00000158" w15:done="0"/>
  <w15:commentEx w15:paraId="0000015B" w15:done="0"/>
  <w15:commentEx w15:paraId="0000015C" w15:paraIdParent="0000015B" w15:done="0"/>
  <w15:commentEx w15:paraId="0000015D" w15:done="0"/>
  <w15:commentEx w15:paraId="00000160" w15:paraIdParent="0000015D" w15:done="0"/>
  <w15:commentEx w15:paraId="00000161" w15:paraIdParent="0000015D" w15:done="0"/>
  <w15:commentEx w15:paraId="00000162" w15:paraIdParent="0000015D" w15:done="0"/>
  <w15:commentEx w15:paraId="00000163" w15:paraIdParent="000001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145">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right"/>
      <w:rPr>
        <w:rFonts w:ascii="Calibri" w:hAnsi="Calibri" w:eastAsia="Calibri" w:cs="Calibri"/>
        <w:b w:val="0"/>
        <w:bCs w:val="0"/>
        <w:i w:val="0"/>
        <w:iCs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Page </w:t>
    </w:r>
    <w:r w:rsidRPr="00000000" w:rsidDel="00000000" w:rsidR="00000000">
      <w:rPr>
        <w:rFonts w:ascii="Calibri" w:hAnsi="Calibri" w:eastAsia="Calibri" w:cs="Calibri"/>
        <w:b w:val="0"/>
        <w:bCs w:val="0"/>
        <w:i w:val="0"/>
        <w:iCs w:val="0"/>
        <w:smallCaps w:val="0"/>
        <w:strike w:val="0"/>
        <w:color w:val="000000"/>
        <w:sz w:val="24"/>
        <w:szCs w:val="24"/>
        <w:u w:val="none"/>
        <w:shd w:val="clear" w:fill="auto"/>
        <w:vertAlign w:val="baseline"/>
      </w:rPr>
      <w:fldChar w:fldCharType="begin"/>
      <w:instrText xml:space="preserve">PAGE</w:instrText>
      <w:fldChar w:fldCharType="separate"/>
      <w:fldChar w:fldCharType="end"/>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of </w:t>
    </w:r>
    <w:r w:rsidRPr="00000000" w:rsidDel="00000000" w:rsidR="00000000">
      <w:rPr>
        <w:rFonts w:ascii="Calibri" w:hAnsi="Calibri" w:eastAsia="Calibri" w:cs="Calibri"/>
        <w:b w:val="0"/>
        <w:bCs w:val="0"/>
        <w:i w:val="0"/>
        <w:iCs w:val="0"/>
        <w:smallCaps w:val="0"/>
        <w:strike w:val="0"/>
        <w:color w:val="000000"/>
        <w:sz w:val="22"/>
        <w:szCs w:val="22"/>
        <w:u w:val="none"/>
        <w:shd w:val="clear" w:fill="auto"/>
        <w:vertAlign w:val="baseline"/>
      </w:rPr>
      <w:fldChar w:fldCharType="begin"/>
      <w:instrText xml:space="preserve">NUMPAGES</w:instrText>
      <w:fldChar w:fldCharType="separate"/>
      <w:fldChar w:fldCharType="end"/>
    </w:r>
    <w:r w:rsidRPr="00000000" w:rsidDel="00000000" w:rsid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0" w:firstLine="0"/>
      </w:pPr>
      <w:rPr>
        <w:b w:val="1"/>
        <w:bCs w:val="1"/>
        <w:i w:val="0"/>
        <w:iCs w:val="0"/>
        <w:smallCaps w:val="0"/>
        <w:color w:val="000000"/>
        <w:u w:val="none"/>
      </w:rPr>
    </w:lvl>
    <w:lvl w:ilvl="1">
      <w:start w:val="1"/>
      <w:numFmt w:val="decimal"/>
      <w:lvlText w:val="%1.%2"/>
      <w:lvlJc w:val="left"/>
      <w:pPr>
        <w:ind w:left="720" w:hanging="720"/>
      </w:pPr>
      <w:rPr>
        <w:b w:val="0"/>
        <w:bCs w:val="0"/>
        <w:i w:val="0"/>
        <w:iCs w:val="0"/>
        <w:smallCaps w:val="0"/>
        <w:color w:val="000000"/>
        <w:u w:val="none"/>
      </w:rPr>
    </w:lvl>
    <w:lvl w:ilvl="2">
      <w:start w:val="1"/>
      <w:numFmt w:val="lowerLetter"/>
      <w:lvlText w:val="%3)"/>
      <w:lvlJc w:val="left"/>
      <w:pPr>
        <w:ind w:left="1440" w:hanging="720"/>
      </w:pPr>
      <w:rPr>
        <w:b w:val="0"/>
        <w:bCs w:val="0"/>
        <w:smallCaps w:val="0"/>
        <w:color w:val="000000"/>
        <w:u w:val="none"/>
      </w:rPr>
    </w:lvl>
    <w:lvl w:ilvl="3">
      <w:start w:val="1"/>
      <w:numFmt w:val="lowerRoman"/>
      <w:lvlText w:val="(%4)"/>
      <w:lvlJc w:val="left"/>
      <w:pPr>
        <w:ind w:left="2160" w:hanging="720"/>
      </w:pPr>
      <w:rPr>
        <w:b w:val="0"/>
        <w:bCs w:val="0"/>
        <w:i w:val="0"/>
        <w:iCs w:val="0"/>
        <w:smallCaps w:val="0"/>
        <w:color w:val="000000"/>
        <w:u w:val="none"/>
      </w:rPr>
    </w:lvl>
    <w:lvl w:ilvl="4">
      <w:start w:val="1"/>
      <w:numFmt w:val="upperRoman"/>
      <w:lvlText w:val="%5"/>
      <w:lvlJc w:val="left"/>
      <w:pPr>
        <w:ind w:left="2880" w:hanging="720"/>
      </w:pPr>
      <w:rPr>
        <w:b w:val="0"/>
        <w:bCs w:val="0"/>
        <w:i w:val="0"/>
        <w:iCs w:val="0"/>
        <w:smallCaps w:val="0"/>
        <w:color w:val="000000"/>
        <w:u w:val="none"/>
      </w:rPr>
    </w:lvl>
    <w:lvl w:ilvl="5">
      <w:start w:val="1"/>
      <w:numFmt w:val="upperLetter"/>
      <w:lvlText w:val="%6"/>
      <w:lvlJc w:val="left"/>
      <w:pPr>
        <w:ind w:left="3600" w:hanging="720"/>
      </w:pPr>
      <w:rPr>
        <w:b w:val="0"/>
        <w:bCs w:val="0"/>
        <w:i w:val="0"/>
        <w:iCs w:val="0"/>
        <w:smallCaps w:val="0"/>
        <w:color w:val="000000"/>
        <w:u w:val="none"/>
      </w:rPr>
    </w:lvl>
    <w:lvl w:ilvl="6">
      <w:start w:val="1"/>
      <w:numFmt w:val="decimal"/>
      <w:lvlText w:val="(%7)"/>
      <w:lvlJc w:val="left"/>
      <w:pPr>
        <w:ind w:left="3600" w:hanging="720"/>
      </w:pPr>
      <w:rPr>
        <w:b w:val="0"/>
        <w:bCs w:val="0"/>
        <w:i w:val="0"/>
        <w:iCs w:val="0"/>
        <w:smallCaps w:val="0"/>
        <w:color w:val="000000"/>
        <w:u w:val="none"/>
      </w:rPr>
    </w:lvl>
    <w:lvl w:ilvl="7">
      <w:start w:val="1"/>
      <w:numFmt w:val="lowerLetter"/>
      <w:lvlText w:val="(%8)"/>
      <w:lvlJc w:val="left"/>
      <w:pPr>
        <w:ind w:left="3600" w:hanging="720"/>
      </w:pPr>
      <w:rPr>
        <w:b w:val="0"/>
        <w:bCs w:val="0"/>
        <w:i w:val="0"/>
        <w:iCs w:val="0"/>
        <w:smallCaps w:val="0"/>
        <w:color w:val="000000"/>
        <w:u w:val="none"/>
      </w:rPr>
    </w:lvl>
    <w:lvl w:ilvl="8">
      <w:start w:val="1"/>
      <w:numFmt w:val="lowerRoman"/>
      <w:lvlText w:val="%9."/>
      <w:lvlJc w:val="left"/>
      <w:pPr>
        <w:ind w:left="3600" w:hanging="720"/>
      </w:pPr>
      <w:rPr>
        <w:b w:val="0"/>
        <w:bCs w:val="0"/>
        <w:i w:val="0"/>
        <w:iCs w:val="0"/>
        <w:smallCaps w:val="0"/>
        <w:color w:val="000000"/>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hAnsi="Calibri" w:eastAsia="Calibri" w:cs="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40" w:after="0" w:line="240" w:lineRule="auto"/>
      <w:ind w:left="0" w:firstLine="0"/>
      <w:jc w:val="both"/>
    </w:pPr>
    <w:rPr>
      <w:b w:val="1"/>
      <w:bCs w:val="1"/>
    </w:rPr>
  </w:style>
  <w:style w:type="paragraph" w:styleId="Heading2">
    <w:name w:val="heading 2"/>
    <w:basedOn w:val="Normal"/>
    <w:next w:val="Normal"/>
    <w:pPr>
      <w:spacing w:before="240" w:after="0" w:line="240" w:lineRule="auto"/>
      <w:ind w:left="720" w:hanging="720"/>
      <w:jc w:val="both"/>
    </w:pPr>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010DC7"/>
    <w:rPr>
      <w:rFonts w:ascii="Calibri" w:hAnsi="Calibri" w:eastAsiaTheme="majorEastAsia" w:cstheme="majorBidi"/>
      <w:b w:val="1"/>
      <w:bCs w:val="1"/>
      <w:szCs w:val="28"/>
    </w:rPr>
  </w:style>
  <w:style w:type="character" w:styleId="Heading2Char" w:customStyle="1">
    <w:name w:val="Heading 2 Char"/>
    <w:basedOn w:val="DefaultParagraphFont"/>
    <w:link w:val="Heading2"/>
    <w:uiPriority w:val="9"/>
    <w:rsid w:val="00010DC7"/>
    <w:rPr>
      <w:rFonts w:ascii="Calibri" w:hAnsi="Calibri" w:eastAsiaTheme="majorEastAsia" w:cstheme="majorBidi"/>
      <w:bCs w:val="1"/>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val="1"/>
      <w:bCs w:val="1"/>
      <w:color w:val="4f81bd" w:themeColor="accent1"/>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4"/>
      </w:numPr>
      <w:contextualSpacing w:val="1"/>
    </w:pPr>
  </w:style>
  <w:style w:type="paragraph" w:styleId="ListNumber2">
    <w:name w:val="List Number 2"/>
    <w:basedOn w:val="Normal"/>
    <w:uiPriority w:val="99"/>
    <w:unhideWhenUsed w:val="1"/>
    <w:rsid w:val="0029639D"/>
    <w:pPr>
      <w:numPr>
        <w:numId w:val="5"/>
      </w:numPr>
      <w:contextualSpacing w:val="1"/>
    </w:pPr>
  </w:style>
  <w:style w:type="paragraph" w:styleId="ListNumber3">
    <w:name w:val="List Number 3"/>
    <w:basedOn w:val="Normal"/>
    <w:uiPriority w:val="99"/>
    <w:unhideWhenUsed w:val="1"/>
    <w:rsid w:val="0029639D"/>
    <w:pPr>
      <w:numPr>
        <w:numId w:val="6"/>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hAnsiTheme="majorHAnsi" w:eastAsiaTheme="majorEastAsia" w:cstheme="majorBid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hAnsiTheme="majorHAnsi" w:eastAsiaTheme="majorEastAsia" w:cstheme="majorBid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hAnsiTheme="majorHAnsi" w:eastAsiaTheme="majorEastAsia" w:cstheme="majorBid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hAnsiTheme="majorHAnsi" w:eastAsiaTheme="majorEastAsia" w:cstheme="majorBid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hAnsiTheme="majorHAnsi" w:eastAsiaTheme="majorEastAsia" w:cstheme="majorBid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val="1"/>
        <w:bCs w:val="1"/>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c0c0c0" w:themeFill="text1" w:themeFillTint="00003F"/>
      </w:tcPr>
    </w:tblStylePr>
    <w:tblStylePr w:type="band1Horz">
      <w:tblPr/>
      <w:tcPr>
        <w:tcBorders>
          <w:left w:val="nil" w:sz="0" w:space="0"/>
          <w:right w:val="nil" w:sz="0" w:space="0"/>
          <w:insideH w:val="nil" w:sz="0" w:space="0"/>
          <w:insideV w:val="nil" w:sz="0" w:space="0"/>
        </w:tcBorders>
        <w:shd w:val="clear" w:color="auto" w:fill="c0c0c0" w:themeFill="text1" w:themeFillTint="00003F"/>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val="1"/>
        <w:bCs w:val="1"/>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3dfee" w:themeFill="accent1" w:themeFillTint="00003F"/>
      </w:tcPr>
    </w:tblStylePr>
    <w:tblStylePr w:type="band1Horz">
      <w:tblPr/>
      <w:tcPr>
        <w:tcBorders>
          <w:left w:val="nil" w:sz="0" w:space="0"/>
          <w:right w:val="nil" w:sz="0" w:space="0"/>
          <w:insideH w:val="nil" w:sz="0" w:space="0"/>
          <w:insideV w:val="nil" w:sz="0" w:space="0"/>
        </w:tcBorders>
        <w:shd w:val="clear" w:color="auto" w:fill="d3dfee" w:themeFill="accent1" w:themeFillTint="00003F"/>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val="1"/>
        <w:bCs w:val="1"/>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efd3d2" w:themeFill="accent2" w:themeFillTint="00003F"/>
      </w:tcPr>
    </w:tblStylePr>
    <w:tblStylePr w:type="band1Horz">
      <w:tblPr/>
      <w:tcPr>
        <w:tcBorders>
          <w:left w:val="nil" w:sz="0" w:space="0"/>
          <w:right w:val="nil" w:sz="0" w:space="0"/>
          <w:insideH w:val="nil" w:sz="0" w:space="0"/>
          <w:insideV w:val="nil" w:sz="0" w:space="0"/>
        </w:tcBorders>
        <w:shd w:val="clear" w:color="auto" w:fill="efd3d2" w:themeFill="accent2" w:themeFillTint="00003F"/>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val="1"/>
        <w:bCs w:val="1"/>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e6eed5" w:themeFill="accent3" w:themeFillTint="00003F"/>
      </w:tcPr>
    </w:tblStylePr>
    <w:tblStylePr w:type="band1Horz">
      <w:tblPr/>
      <w:tcPr>
        <w:tcBorders>
          <w:left w:val="nil" w:sz="0" w:space="0"/>
          <w:right w:val="nil" w:sz="0" w:space="0"/>
          <w:insideH w:val="nil" w:sz="0" w:space="0"/>
          <w:insideV w:val="nil" w:sz="0" w:space="0"/>
        </w:tcBorders>
        <w:shd w:val="clear" w:color="auto" w:fill="e6eed5" w:themeFill="accent3" w:themeFillTint="00003F"/>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val="1"/>
        <w:bCs w:val="1"/>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fd8e8" w:themeFill="accent4" w:themeFillTint="00003F"/>
      </w:tcPr>
    </w:tblStylePr>
    <w:tblStylePr w:type="band1Horz">
      <w:tblPr/>
      <w:tcPr>
        <w:tcBorders>
          <w:left w:val="nil" w:sz="0" w:space="0"/>
          <w:right w:val="nil" w:sz="0" w:space="0"/>
          <w:insideH w:val="nil" w:sz="0" w:space="0"/>
          <w:insideV w:val="nil" w:sz="0" w:space="0"/>
        </w:tcBorders>
        <w:shd w:val="clear" w:color="auto" w:fill="dfd8e8" w:themeFill="accent4" w:themeFillTint="00003F"/>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val="1"/>
        <w:bCs w:val="1"/>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2eaf1" w:themeFill="accent5" w:themeFillTint="00003F"/>
      </w:tcPr>
    </w:tblStylePr>
    <w:tblStylePr w:type="band1Horz">
      <w:tblPr/>
      <w:tcPr>
        <w:tcBorders>
          <w:left w:val="nil" w:sz="0" w:space="0"/>
          <w:right w:val="nil" w:sz="0" w:space="0"/>
          <w:insideH w:val="nil" w:sz="0" w:space="0"/>
          <w:insideV w:val="nil" w:sz="0" w:space="0"/>
        </w:tcBorders>
        <w:shd w:val="clear" w:color="auto" w:fill="d2eaf1" w:themeFill="accent5" w:themeFillTint="00003F"/>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val="1"/>
        <w:bCs w:val="1"/>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fde4d0" w:themeFill="accent6" w:themeFillTint="00003F"/>
      </w:tcPr>
    </w:tblStylePr>
    <w:tblStylePr w:type="band1Horz">
      <w:tblPr/>
      <w:tcPr>
        <w:tcBorders>
          <w:left w:val="nil" w:sz="0" w:space="0"/>
          <w:right w:val="nil" w:sz="0" w:space="0"/>
          <w:insideH w:val="nil" w:sz="0" w:space="0"/>
          <w:insideV w:val="nil" w:sz="0" w:space="0"/>
        </w:tcBorders>
        <w:shd w:val="clear" w:color="auto" w:fill="fde4d0" w:themeFill="accent6" w:themeFillTint="0000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0000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0000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0000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0000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0000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0000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0000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0000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0000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0000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0000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0000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0000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0000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single" w:color="404040" w:themeColor="text1" w:themeTint="0000BF" w:sz="8" w:space="0"/>
      </w:tblBorders>
    </w:tblPr>
    <w:tblStylePr w:type="firstRow">
      <w:pPr>
        <w:spacing w:before="0" w:after="0" w:line="240" w:lineRule="auto"/>
      </w:pPr>
      <w:rPr>
        <w:b w:val="1"/>
        <w:bCs w:val="1"/>
        <w:color w:val="ffffff" w:themeColor="background1"/>
      </w:rPr>
      <w:tblPr/>
      <w:tcPr>
        <w:tc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nil" w:sz="0" w:space="0"/>
          <w:insideV w:val="nil" w:sz="0" w:space="0"/>
        </w:tcBorders>
        <w:shd w:val="clear" w:color="auto" w:fill="000000" w:themeFill="text1"/>
      </w:tcPr>
    </w:tblStylePr>
    <w:tblStylePr w:type="lastRow">
      <w:pPr>
        <w:spacing w:before="0" w:after="0" w:line="240" w:lineRule="auto"/>
      </w:pPr>
      <w:rPr>
        <w:b w:val="1"/>
        <w:bCs w:val="1"/>
      </w:rPr>
      <w:tblPr/>
      <w:tcPr>
        <w:tcBorders>
          <w:top w:val="double" w:color="404040" w:themeColor="text1" w:themeTint="0000BF" w:sz="6" w:space="0"/>
          <w:left w:val="single" w:color="404040" w:themeColor="text1" w:themeTint="0000BF" w:sz="8" w:space="0"/>
          <w:bottom w:val="single" w:color="404040" w:themeColor="text1" w:themeTint="0000BF" w:sz="8" w:space="0"/>
          <w:right w:val="single" w:color="404040" w:themeColor="text1"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c0c0c0" w:themeFill="text1" w:themeFillTint="00003F"/>
      </w:tcPr>
    </w:tblStylePr>
    <w:tblStylePr w:type="band1Horz">
      <w:tblPr/>
      <w:tcPr>
        <w:tcBorders>
          <w:insideH w:val="nil" w:sz="0" w:space="0"/>
          <w:insideV w:val="nil" w:sz="0" w:space="0"/>
        </w:tcBorders>
        <w:shd w:val="clear" w:color="auto" w:fill="c0c0c0" w:themeFill="text1" w:themeFillTint="0000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single" w:color="7ba0cd" w:themeColor="accent1" w:themeTint="0000BF" w:sz="8" w:space="0"/>
      </w:tblBorders>
    </w:tblPr>
    <w:tblStylePr w:type="firstRow">
      <w:pPr>
        <w:spacing w:before="0" w:after="0" w:line="240" w:lineRule="auto"/>
      </w:pPr>
      <w:rPr>
        <w:b w:val="1"/>
        <w:bCs w:val="1"/>
        <w:color w:val="ffffff" w:themeColor="background1"/>
      </w:rPr>
      <w:tblPr/>
      <w:tcPr>
        <w:tc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nil" w:sz="0" w:space="0"/>
          <w:insideV w:val="nil" w:sz="0" w:space="0"/>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0000BF" w:sz="6" w:space="0"/>
          <w:left w:val="single" w:color="7ba0cd" w:themeColor="accent1" w:themeTint="0000BF" w:sz="8" w:space="0"/>
          <w:bottom w:val="single" w:color="7ba0cd" w:themeColor="accent1" w:themeTint="0000BF" w:sz="8" w:space="0"/>
          <w:right w:val="single" w:color="7ba0cd" w:themeColor="accent1"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3dfee" w:themeFill="accent1" w:themeFillTint="00003F"/>
      </w:tcPr>
    </w:tblStylePr>
    <w:tblStylePr w:type="band1Horz">
      <w:tblPr/>
      <w:tcPr>
        <w:tcBorders>
          <w:insideH w:val="nil" w:sz="0" w:space="0"/>
          <w:insideV w:val="nil" w:sz="0" w:space="0"/>
        </w:tcBorders>
        <w:shd w:val="clear" w:color="auto" w:fill="d3dfee" w:themeFill="accent1" w:themeFillTint="0000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single" w:color="cf7b79" w:themeColor="accent2" w:themeTint="0000BF" w:sz="8" w:space="0"/>
      </w:tblBorders>
    </w:tblPr>
    <w:tblStylePr w:type="firstRow">
      <w:pPr>
        <w:spacing w:before="0" w:after="0" w:line="240" w:lineRule="auto"/>
      </w:pPr>
      <w:rPr>
        <w:b w:val="1"/>
        <w:bCs w:val="1"/>
        <w:color w:val="ffffff" w:themeColor="background1"/>
      </w:rPr>
      <w:tblPr/>
      <w:tcPr>
        <w:tc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nil" w:sz="0" w:space="0"/>
          <w:insideV w:val="nil" w:sz="0" w:space="0"/>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0000BF" w:sz="6" w:space="0"/>
          <w:left w:val="single" w:color="cf7b79" w:themeColor="accent2" w:themeTint="0000BF" w:sz="8" w:space="0"/>
          <w:bottom w:val="single" w:color="cf7b79" w:themeColor="accent2" w:themeTint="0000BF" w:sz="8" w:space="0"/>
          <w:right w:val="single" w:color="cf7b79" w:themeColor="accent2"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efd3d2" w:themeFill="accent2" w:themeFillTint="00003F"/>
      </w:tcPr>
    </w:tblStylePr>
    <w:tblStylePr w:type="band1Horz">
      <w:tblPr/>
      <w:tcPr>
        <w:tcBorders>
          <w:insideH w:val="nil" w:sz="0" w:space="0"/>
          <w:insideV w:val="nil" w:sz="0" w:space="0"/>
        </w:tcBorders>
        <w:shd w:val="clear" w:color="auto" w:fill="efd3d2" w:themeFill="accent2" w:themeFillTint="0000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single" w:color="b3cc82" w:themeColor="accent3" w:themeTint="0000BF" w:sz="8" w:space="0"/>
      </w:tblBorders>
    </w:tblPr>
    <w:tblStylePr w:type="firstRow">
      <w:pPr>
        <w:spacing w:before="0" w:after="0" w:line="240" w:lineRule="auto"/>
      </w:pPr>
      <w:rPr>
        <w:b w:val="1"/>
        <w:bCs w:val="1"/>
        <w:color w:val="ffffff" w:themeColor="background1"/>
      </w:rPr>
      <w:tblPr/>
      <w:tcPr>
        <w:tc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nil" w:sz="0" w:space="0"/>
          <w:insideV w:val="nil" w:sz="0" w:space="0"/>
        </w:tcBorders>
        <w:shd w:val="clear" w:color="auto" w:fill="9bbb59" w:themeFill="accent3"/>
      </w:tcPr>
    </w:tblStylePr>
    <w:tblStylePr w:type="lastRow">
      <w:pPr>
        <w:spacing w:before="0" w:after="0" w:line="240" w:lineRule="auto"/>
      </w:pPr>
      <w:rPr>
        <w:b w:val="1"/>
        <w:bCs w:val="1"/>
      </w:rPr>
      <w:tblPr/>
      <w:tcPr>
        <w:tcBorders>
          <w:top w:val="double" w:color="b3cc82" w:themeColor="accent3" w:themeTint="0000BF" w:sz="6" w:space="0"/>
          <w:left w:val="single" w:color="b3cc82" w:themeColor="accent3" w:themeTint="0000BF" w:sz="8" w:space="0"/>
          <w:bottom w:val="single" w:color="b3cc82" w:themeColor="accent3" w:themeTint="0000BF" w:sz="8" w:space="0"/>
          <w:right w:val="single" w:color="b3cc82" w:themeColor="accent3"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e6eed5" w:themeFill="accent3" w:themeFillTint="00003F"/>
      </w:tcPr>
    </w:tblStylePr>
    <w:tblStylePr w:type="band1Horz">
      <w:tblPr/>
      <w:tcPr>
        <w:tcBorders>
          <w:insideH w:val="nil" w:sz="0" w:space="0"/>
          <w:insideV w:val="nil" w:sz="0" w:space="0"/>
        </w:tcBorders>
        <w:shd w:val="clear" w:color="auto" w:fill="e6eed5" w:themeFill="accent3" w:themeFillTint="0000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single" w:color="9f8ab9" w:themeColor="accent4" w:themeTint="0000BF" w:sz="8" w:space="0"/>
      </w:tblBorders>
    </w:tblPr>
    <w:tblStylePr w:type="firstRow">
      <w:pPr>
        <w:spacing w:before="0" w:after="0" w:line="240" w:lineRule="auto"/>
      </w:pPr>
      <w:rPr>
        <w:b w:val="1"/>
        <w:bCs w:val="1"/>
        <w:color w:val="ffffff" w:themeColor="background1"/>
      </w:rPr>
      <w:tblPr/>
      <w:tcPr>
        <w:tc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nil" w:sz="0" w:space="0"/>
          <w:insideV w:val="nil" w:sz="0" w:space="0"/>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0000BF" w:sz="6" w:space="0"/>
          <w:left w:val="single" w:color="9f8ab9" w:themeColor="accent4" w:themeTint="0000BF" w:sz="8" w:space="0"/>
          <w:bottom w:val="single" w:color="9f8ab9" w:themeColor="accent4" w:themeTint="0000BF" w:sz="8" w:space="0"/>
          <w:right w:val="single" w:color="9f8ab9" w:themeColor="accent4"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fd8e8" w:themeFill="accent4" w:themeFillTint="00003F"/>
      </w:tcPr>
    </w:tblStylePr>
    <w:tblStylePr w:type="band1Horz">
      <w:tblPr/>
      <w:tcPr>
        <w:tcBorders>
          <w:insideH w:val="nil" w:sz="0" w:space="0"/>
          <w:insideV w:val="nil" w:sz="0" w:space="0"/>
        </w:tcBorders>
        <w:shd w:val="clear" w:color="auto" w:fill="dfd8e8" w:themeFill="accent4" w:themeFillTint="0000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single" w:color="78c0d4" w:themeColor="accent5" w:themeTint="0000BF" w:sz="8" w:space="0"/>
      </w:tblBorders>
    </w:tblPr>
    <w:tblStylePr w:type="firstRow">
      <w:pPr>
        <w:spacing w:before="0" w:after="0" w:line="240" w:lineRule="auto"/>
      </w:pPr>
      <w:rPr>
        <w:b w:val="1"/>
        <w:bCs w:val="1"/>
        <w:color w:val="ffffff" w:themeColor="background1"/>
      </w:rPr>
      <w:tblPr/>
      <w:tcPr>
        <w:tc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nil" w:sz="0" w:space="0"/>
          <w:insideV w:val="nil" w:sz="0" w:space="0"/>
        </w:tcBorders>
        <w:shd w:val="clear" w:color="auto" w:fill="4bacc6" w:themeFill="accent5"/>
      </w:tcPr>
    </w:tblStylePr>
    <w:tblStylePr w:type="lastRow">
      <w:pPr>
        <w:spacing w:before="0" w:after="0" w:line="240" w:lineRule="auto"/>
      </w:pPr>
      <w:rPr>
        <w:b w:val="1"/>
        <w:bCs w:val="1"/>
      </w:rPr>
      <w:tblPr/>
      <w:tcPr>
        <w:tcBorders>
          <w:top w:val="double" w:color="78c0d4" w:themeColor="accent5" w:themeTint="0000BF" w:sz="6" w:space="0"/>
          <w:left w:val="single" w:color="78c0d4" w:themeColor="accent5" w:themeTint="0000BF" w:sz="8" w:space="0"/>
          <w:bottom w:val="single" w:color="78c0d4" w:themeColor="accent5" w:themeTint="0000BF" w:sz="8" w:space="0"/>
          <w:right w:val="single" w:color="78c0d4" w:themeColor="accent5"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2eaf1" w:themeFill="accent5" w:themeFillTint="00003F"/>
      </w:tcPr>
    </w:tblStylePr>
    <w:tblStylePr w:type="band1Horz">
      <w:tblPr/>
      <w:tcPr>
        <w:tcBorders>
          <w:insideH w:val="nil" w:sz="0" w:space="0"/>
          <w:insideV w:val="nil" w:sz="0" w:space="0"/>
        </w:tcBorders>
        <w:shd w:val="clear" w:color="auto" w:fill="d2eaf1" w:themeFill="accent5" w:themeFillTint="0000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single" w:color="f9b074" w:themeColor="accent6" w:themeTint="0000BF" w:sz="8" w:space="0"/>
      </w:tblBorders>
    </w:tblPr>
    <w:tblStylePr w:type="firstRow">
      <w:pPr>
        <w:spacing w:before="0" w:after="0" w:line="240" w:lineRule="auto"/>
      </w:pPr>
      <w:rPr>
        <w:b w:val="1"/>
        <w:bCs w:val="1"/>
        <w:color w:val="ffffff" w:themeColor="background1"/>
      </w:rPr>
      <w:tblPr/>
      <w:tcPr>
        <w:tc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nil" w:sz="0" w:space="0"/>
          <w:insideV w:val="nil" w:sz="0" w:space="0"/>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0000BF" w:sz="6" w:space="0"/>
          <w:left w:val="single" w:color="f9b074" w:themeColor="accent6" w:themeTint="0000BF" w:sz="8" w:space="0"/>
          <w:bottom w:val="single" w:color="f9b074" w:themeColor="accent6" w:themeTint="0000BF" w:sz="8" w:space="0"/>
          <w:right w:val="single" w:color="f9b074" w:themeColor="accent6"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fde4d0" w:themeFill="accent6" w:themeFillTint="00003F"/>
      </w:tcPr>
    </w:tblStylePr>
    <w:tblStylePr w:type="band1Horz">
      <w:tblPr/>
      <w:tcPr>
        <w:tcBorders>
          <w:insideH w:val="nil" w:sz="0" w:space="0"/>
          <w:insideV w:val="nil" w:sz="0" w:space="0"/>
        </w:tcBorders>
        <w:shd w:val="clear" w:color="auto" w:fill="fde4d0" w:themeFill="accent6" w:themeFillTint="0000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00003F"/>
      </w:tcPr>
    </w:tblStylePr>
    <w:tblStylePr w:type="band1Horz">
      <w:tblPr/>
      <w:tcPr>
        <w:shd w:val="clear" w:color="auto" w:fill="c0c0c0" w:themeFill="text1" w:themeFillTint="0000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00003F"/>
      </w:tcPr>
    </w:tblStylePr>
    <w:tblStylePr w:type="band1Horz">
      <w:tblPr/>
      <w:tcPr>
        <w:shd w:val="clear" w:color="auto" w:fill="d3dfee" w:themeFill="accent1" w:themeFillTint="0000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00003F"/>
      </w:tcPr>
    </w:tblStylePr>
    <w:tblStylePr w:type="band1Horz">
      <w:tblPr/>
      <w:tcPr>
        <w:shd w:val="clear" w:color="auto" w:fill="efd3d2" w:themeFill="accent2" w:themeFillTint="0000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00003F"/>
      </w:tcPr>
    </w:tblStylePr>
    <w:tblStylePr w:type="band1Horz">
      <w:tblPr/>
      <w:tcPr>
        <w:shd w:val="clear" w:color="auto" w:fill="e6eed5" w:themeFill="accent3" w:themeFillTint="0000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00003F"/>
      </w:tcPr>
    </w:tblStylePr>
    <w:tblStylePr w:type="band1Horz">
      <w:tblPr/>
      <w:tcPr>
        <w:shd w:val="clear" w:color="auto" w:fill="dfd8e8" w:themeFill="accent4" w:themeFillTint="0000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00003F"/>
      </w:tcPr>
    </w:tblStylePr>
    <w:tblStylePr w:type="band1Horz">
      <w:tblPr/>
      <w:tcPr>
        <w:shd w:val="clear" w:color="auto" w:fill="d2eaf1" w:themeFill="accent5" w:themeFillTint="0000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00003F"/>
      </w:tcPr>
    </w:tblStylePr>
    <w:tblStylePr w:type="band1Horz">
      <w:tblPr/>
      <w:tcPr>
        <w:shd w:val="clear" w:color="auto" w:fill="fde4d0" w:themeFill="accent6" w:themeFillTint="0000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00003F"/>
      </w:tcPr>
    </w:tblStylePr>
    <w:tblStylePr w:type="band1Horz">
      <w:tblPr/>
      <w:tcPr>
        <w:tcBorders>
          <w:top w:val="nil" w:sz="0" w:space="0"/>
          <w:bottom w:val="nil" w:sz="0" w:space="0"/>
          <w:insideH w:val="nil" w:sz="0" w:space="0"/>
          <w:insideV w:val="nil" w:sz="0" w:space="0"/>
        </w:tcBorders>
        <w:shd w:val="clear" w:color="auto" w:fill="c0c0c0" w:themeFill="text1"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00003F"/>
      </w:tcPr>
    </w:tblStylePr>
    <w:tblStylePr w:type="band1Horz">
      <w:tblPr/>
      <w:tcPr>
        <w:tcBorders>
          <w:top w:val="nil" w:sz="0" w:space="0"/>
          <w:bottom w:val="nil" w:sz="0" w:space="0"/>
          <w:insideH w:val="nil" w:sz="0" w:space="0"/>
          <w:insideV w:val="nil" w:sz="0" w:space="0"/>
        </w:tcBorders>
        <w:shd w:val="clear" w:color="auto" w:fill="d3dfee" w:themeFill="accent1"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00003F"/>
      </w:tcPr>
    </w:tblStylePr>
    <w:tblStylePr w:type="band1Horz">
      <w:tblPr/>
      <w:tcPr>
        <w:tcBorders>
          <w:top w:val="nil" w:sz="0" w:space="0"/>
          <w:bottom w:val="nil" w:sz="0" w:space="0"/>
          <w:insideH w:val="nil" w:sz="0" w:space="0"/>
          <w:insideV w:val="nil" w:sz="0" w:space="0"/>
        </w:tcBorders>
        <w:shd w:val="clear" w:color="auto" w:fill="efd3d2" w:themeFill="accent2"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00003F"/>
      </w:tcPr>
    </w:tblStylePr>
    <w:tblStylePr w:type="band1Horz">
      <w:tblPr/>
      <w:tcPr>
        <w:tcBorders>
          <w:top w:val="nil" w:sz="0" w:space="0"/>
          <w:bottom w:val="nil" w:sz="0" w:space="0"/>
          <w:insideH w:val="nil" w:sz="0" w:space="0"/>
          <w:insideV w:val="nil" w:sz="0" w:space="0"/>
        </w:tcBorders>
        <w:shd w:val="clear" w:color="auto" w:fill="e6eed5" w:themeFill="accent3"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00003F"/>
      </w:tcPr>
    </w:tblStylePr>
    <w:tblStylePr w:type="band1Horz">
      <w:tblPr/>
      <w:tcPr>
        <w:tcBorders>
          <w:top w:val="nil" w:sz="0" w:space="0"/>
          <w:bottom w:val="nil" w:sz="0" w:space="0"/>
          <w:insideH w:val="nil" w:sz="0" w:space="0"/>
          <w:insideV w:val="nil" w:sz="0" w:space="0"/>
        </w:tcBorders>
        <w:shd w:val="clear" w:color="auto" w:fill="dfd8e8" w:themeFill="accent4"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00003F"/>
      </w:tcPr>
    </w:tblStylePr>
    <w:tblStylePr w:type="band1Horz">
      <w:tblPr/>
      <w:tcPr>
        <w:tcBorders>
          <w:top w:val="nil" w:sz="0" w:space="0"/>
          <w:bottom w:val="nil" w:sz="0" w:space="0"/>
          <w:insideH w:val="nil" w:sz="0" w:space="0"/>
          <w:insideV w:val="nil" w:sz="0" w:space="0"/>
        </w:tcBorders>
        <w:shd w:val="clear" w:color="auto" w:fill="d2eaf1" w:themeFill="accent5"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00003F"/>
      </w:tcPr>
    </w:tblStylePr>
    <w:tblStylePr w:type="band1Horz">
      <w:tblPr/>
      <w:tcPr>
        <w:tcBorders>
          <w:top w:val="nil" w:sz="0" w:space="0"/>
          <w:bottom w:val="nil" w:sz="0" w:space="0"/>
          <w:insideH w:val="nil" w:sz="0" w:space="0"/>
          <w:insideV w:val="nil" w:sz="0" w:space="0"/>
        </w:tcBorders>
        <w:shd w:val="clear" w:color="auto" w:fill="fde4d0" w:themeFill="accent6"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single" w:color="404040" w:themeColor="text1" w:themeTint="0000BF" w:sz="8" w:space="0"/>
        <w:insideV w:val="single" w:color="404040" w:themeColor="text1" w:themeTint="0000BF" w:sz="8" w:space="0"/>
      </w:tblBorders>
    </w:tblPr>
    <w:tcPr>
      <w:shd w:val="clear" w:color="auto" w:fill="c0c0c0" w:themeFill="text1" w:themeFillTint="00003F"/>
    </w:tcPr>
    <w:tblStylePr w:type="firstRow">
      <w:rPr>
        <w:b w:val="1"/>
        <w:bCs w:val="1"/>
      </w:rPr>
    </w:tblStylePr>
    <w:tblStylePr w:type="lastRow">
      <w:rPr>
        <w:b w:val="1"/>
        <w:bCs w:val="1"/>
      </w:rPr>
      <w:tblPr/>
      <w:tcPr>
        <w:tcBorders>
          <w:top w:val="single" w:color="404040" w:themeColor="text1" w:themeTint="0000BF" w:sz="18" w:space="0"/>
        </w:tcBorders>
      </w:tcPr>
    </w:tblStylePr>
    <w:tblStylePr w:type="firstCol">
      <w:rPr>
        <w:b w:val="1"/>
        <w:bCs w:val="1"/>
      </w:rPr>
    </w:tblStylePr>
    <w:tblStylePr w:type="lastCol">
      <w:rPr>
        <w:b w:val="1"/>
        <w:bCs w:val="1"/>
      </w:rPr>
    </w:tblStylePr>
    <w:tblStylePr w:type="band1Vert">
      <w:tblPr/>
      <w:tcPr>
        <w:shd w:val="clear" w:color="auto" w:fill="808080" w:themeFill="text1" w:themeFillTint="00007F"/>
      </w:tcPr>
    </w:tblStylePr>
    <w:tblStylePr w:type="band1Horz">
      <w:tblPr/>
      <w:tcPr>
        <w:shd w:val="clear" w:color="auto" w:fill="808080" w:themeFill="text1" w:themeFillTint="0000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single" w:color="7ba0cd" w:themeColor="accent1" w:themeTint="0000BF" w:sz="8" w:space="0"/>
        <w:insideV w:val="single" w:color="7ba0cd" w:themeColor="accent1" w:themeTint="0000BF" w:sz="8" w:space="0"/>
      </w:tblBorders>
    </w:tblPr>
    <w:tcPr>
      <w:shd w:val="clear" w:color="auto" w:fill="d3dfee" w:themeFill="accent1" w:themeFillTint="00003F"/>
    </w:tcPr>
    <w:tblStylePr w:type="firstRow">
      <w:rPr>
        <w:b w:val="1"/>
        <w:bCs w:val="1"/>
      </w:rPr>
    </w:tblStylePr>
    <w:tblStylePr w:type="lastRow">
      <w:rPr>
        <w:b w:val="1"/>
        <w:bCs w:val="1"/>
      </w:rPr>
      <w:tblPr/>
      <w:tcPr>
        <w:tcBorders>
          <w:top w:val="single" w:color="7ba0cd" w:themeColor="accent1" w:themeTint="0000BF" w:sz="18" w:space="0"/>
        </w:tcBorders>
      </w:tcPr>
    </w:tblStylePr>
    <w:tblStylePr w:type="firstCol">
      <w:rPr>
        <w:b w:val="1"/>
        <w:bCs w:val="1"/>
      </w:rPr>
    </w:tblStylePr>
    <w:tblStylePr w:type="lastCol">
      <w:rPr>
        <w:b w:val="1"/>
        <w:bCs w:val="1"/>
      </w:rPr>
    </w:tblStylePr>
    <w:tblStylePr w:type="band1Vert">
      <w:tblPr/>
      <w:tcPr>
        <w:shd w:val="clear" w:color="auto" w:fill="a7bfde" w:themeFill="accent1" w:themeFillTint="00007F"/>
      </w:tcPr>
    </w:tblStylePr>
    <w:tblStylePr w:type="band1Horz">
      <w:tblPr/>
      <w:tcPr>
        <w:shd w:val="clear" w:color="auto" w:fill="a7bfde" w:themeFill="accent1" w:themeFillTint="0000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single" w:color="cf7b79" w:themeColor="accent2" w:themeTint="0000BF" w:sz="8" w:space="0"/>
        <w:insideV w:val="single" w:color="cf7b79" w:themeColor="accent2" w:themeTint="0000BF" w:sz="8" w:space="0"/>
      </w:tblBorders>
    </w:tblPr>
    <w:tcPr>
      <w:shd w:val="clear" w:color="auto" w:fill="efd3d2" w:themeFill="accent2" w:themeFillTint="00003F"/>
    </w:tcPr>
    <w:tblStylePr w:type="firstRow">
      <w:rPr>
        <w:b w:val="1"/>
        <w:bCs w:val="1"/>
      </w:rPr>
    </w:tblStylePr>
    <w:tblStylePr w:type="lastRow">
      <w:rPr>
        <w:b w:val="1"/>
        <w:bCs w:val="1"/>
      </w:rPr>
      <w:tblPr/>
      <w:tcPr>
        <w:tcBorders>
          <w:top w:val="single" w:color="cf7b79" w:themeColor="accent2" w:themeTint="0000BF" w:sz="18" w:space="0"/>
        </w:tcBorders>
      </w:tcPr>
    </w:tblStylePr>
    <w:tblStylePr w:type="firstCol">
      <w:rPr>
        <w:b w:val="1"/>
        <w:bCs w:val="1"/>
      </w:rPr>
    </w:tblStylePr>
    <w:tblStylePr w:type="lastCol">
      <w:rPr>
        <w:b w:val="1"/>
        <w:bCs w:val="1"/>
      </w:rPr>
    </w:tblStylePr>
    <w:tblStylePr w:type="band1Vert">
      <w:tblPr/>
      <w:tcPr>
        <w:shd w:val="clear" w:color="auto" w:fill="dfa7a6" w:themeFill="accent2" w:themeFillTint="00007F"/>
      </w:tcPr>
    </w:tblStylePr>
    <w:tblStylePr w:type="band1Horz">
      <w:tblPr/>
      <w:tcPr>
        <w:shd w:val="clear" w:color="auto" w:fill="dfa7a6" w:themeFill="accent2" w:themeFillTint="0000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single" w:color="b3cc82" w:themeColor="accent3" w:themeTint="0000BF" w:sz="8" w:space="0"/>
        <w:insideV w:val="single" w:color="b3cc82" w:themeColor="accent3" w:themeTint="0000BF" w:sz="8" w:space="0"/>
      </w:tblBorders>
    </w:tblPr>
    <w:tcPr>
      <w:shd w:val="clear" w:color="auto" w:fill="e6eed5" w:themeFill="accent3" w:themeFillTint="00003F"/>
    </w:tcPr>
    <w:tblStylePr w:type="firstRow">
      <w:rPr>
        <w:b w:val="1"/>
        <w:bCs w:val="1"/>
      </w:rPr>
    </w:tblStylePr>
    <w:tblStylePr w:type="lastRow">
      <w:rPr>
        <w:b w:val="1"/>
        <w:bCs w:val="1"/>
      </w:rPr>
      <w:tblPr/>
      <w:tcPr>
        <w:tcBorders>
          <w:top w:val="single" w:color="b3cc82" w:themeColor="accent3" w:themeTint="0000BF" w:sz="18" w:space="0"/>
        </w:tcBorders>
      </w:tcPr>
    </w:tblStylePr>
    <w:tblStylePr w:type="firstCol">
      <w:rPr>
        <w:b w:val="1"/>
        <w:bCs w:val="1"/>
      </w:rPr>
    </w:tblStylePr>
    <w:tblStylePr w:type="lastCol">
      <w:rPr>
        <w:b w:val="1"/>
        <w:bCs w:val="1"/>
      </w:rPr>
    </w:tblStylePr>
    <w:tblStylePr w:type="band1Vert">
      <w:tblPr/>
      <w:tcPr>
        <w:shd w:val="clear" w:color="auto" w:fill="cdddac" w:themeFill="accent3" w:themeFillTint="00007F"/>
      </w:tcPr>
    </w:tblStylePr>
    <w:tblStylePr w:type="band1Horz">
      <w:tblPr/>
      <w:tcPr>
        <w:shd w:val="clear" w:color="auto" w:fill="cdddac" w:themeFill="accent3" w:themeFillTint="0000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single" w:color="9f8ab9" w:themeColor="accent4" w:themeTint="0000BF" w:sz="8" w:space="0"/>
        <w:insideV w:val="single" w:color="9f8ab9" w:themeColor="accent4" w:themeTint="0000BF" w:sz="8" w:space="0"/>
      </w:tblBorders>
    </w:tblPr>
    <w:tcPr>
      <w:shd w:val="clear" w:color="auto" w:fill="dfd8e8" w:themeFill="accent4" w:themeFillTint="00003F"/>
    </w:tcPr>
    <w:tblStylePr w:type="firstRow">
      <w:rPr>
        <w:b w:val="1"/>
        <w:bCs w:val="1"/>
      </w:rPr>
    </w:tblStylePr>
    <w:tblStylePr w:type="lastRow">
      <w:rPr>
        <w:b w:val="1"/>
        <w:bCs w:val="1"/>
      </w:rPr>
      <w:tblPr/>
      <w:tcPr>
        <w:tcBorders>
          <w:top w:val="single" w:color="9f8ab9" w:themeColor="accent4" w:themeTint="0000BF" w:sz="18" w:space="0"/>
        </w:tcBorders>
      </w:tcPr>
    </w:tblStylePr>
    <w:tblStylePr w:type="firstCol">
      <w:rPr>
        <w:b w:val="1"/>
        <w:bCs w:val="1"/>
      </w:rPr>
    </w:tblStylePr>
    <w:tblStylePr w:type="lastCol">
      <w:rPr>
        <w:b w:val="1"/>
        <w:bCs w:val="1"/>
      </w:rPr>
    </w:tblStylePr>
    <w:tblStylePr w:type="band1Vert">
      <w:tblPr/>
      <w:tcPr>
        <w:shd w:val="clear" w:color="auto" w:fill="bfb1d0" w:themeFill="accent4" w:themeFillTint="00007F"/>
      </w:tcPr>
    </w:tblStylePr>
    <w:tblStylePr w:type="band1Horz">
      <w:tblPr/>
      <w:tcPr>
        <w:shd w:val="clear" w:color="auto" w:fill="bfb1d0" w:themeFill="accent4" w:themeFillTint="0000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single" w:color="78c0d4" w:themeColor="accent5" w:themeTint="0000BF" w:sz="8" w:space="0"/>
        <w:insideV w:val="single" w:color="78c0d4" w:themeColor="accent5" w:themeTint="0000BF" w:sz="8" w:space="0"/>
      </w:tblBorders>
    </w:tblPr>
    <w:tcPr>
      <w:shd w:val="clear" w:color="auto" w:fill="d2eaf1" w:themeFill="accent5" w:themeFillTint="00003F"/>
    </w:tcPr>
    <w:tblStylePr w:type="firstRow">
      <w:rPr>
        <w:b w:val="1"/>
        <w:bCs w:val="1"/>
      </w:rPr>
    </w:tblStylePr>
    <w:tblStylePr w:type="lastRow">
      <w:rPr>
        <w:b w:val="1"/>
        <w:bCs w:val="1"/>
      </w:rPr>
      <w:tblPr/>
      <w:tcPr>
        <w:tcBorders>
          <w:top w:val="single" w:color="78c0d4" w:themeColor="accent5" w:themeTint="0000BF" w:sz="18" w:space="0"/>
        </w:tcBorders>
      </w:tcPr>
    </w:tblStylePr>
    <w:tblStylePr w:type="firstCol">
      <w:rPr>
        <w:b w:val="1"/>
        <w:bCs w:val="1"/>
      </w:rPr>
    </w:tblStylePr>
    <w:tblStylePr w:type="lastCol">
      <w:rPr>
        <w:b w:val="1"/>
        <w:bCs w:val="1"/>
      </w:rPr>
    </w:tblStylePr>
    <w:tblStylePr w:type="band1Vert">
      <w:tblPr/>
      <w:tcPr>
        <w:shd w:val="clear" w:color="auto" w:fill="a5d5e2" w:themeFill="accent5" w:themeFillTint="00007F"/>
      </w:tcPr>
    </w:tblStylePr>
    <w:tblStylePr w:type="band1Horz">
      <w:tblPr/>
      <w:tcPr>
        <w:shd w:val="clear" w:color="auto" w:fill="a5d5e2" w:themeFill="accent5" w:themeFillTint="0000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single" w:color="f9b074" w:themeColor="accent6" w:themeTint="0000BF" w:sz="8" w:space="0"/>
        <w:insideV w:val="single" w:color="f9b074" w:themeColor="accent6" w:themeTint="0000BF" w:sz="8" w:space="0"/>
      </w:tblBorders>
    </w:tblPr>
    <w:tcPr>
      <w:shd w:val="clear" w:color="auto" w:fill="fde4d0" w:themeFill="accent6" w:themeFillTint="00003F"/>
    </w:tcPr>
    <w:tblStylePr w:type="firstRow">
      <w:rPr>
        <w:b w:val="1"/>
        <w:bCs w:val="1"/>
      </w:rPr>
    </w:tblStylePr>
    <w:tblStylePr w:type="lastRow">
      <w:rPr>
        <w:b w:val="1"/>
        <w:bCs w:val="1"/>
      </w:rPr>
      <w:tblPr/>
      <w:tcPr>
        <w:tcBorders>
          <w:top w:val="single" w:color="f9b074" w:themeColor="accent6" w:themeTint="0000BF" w:sz="18" w:space="0"/>
        </w:tcBorders>
      </w:tcPr>
    </w:tblStylePr>
    <w:tblStylePr w:type="firstCol">
      <w:rPr>
        <w:b w:val="1"/>
        <w:bCs w:val="1"/>
      </w:rPr>
    </w:tblStylePr>
    <w:tblStylePr w:type="lastCol">
      <w:rPr>
        <w:b w:val="1"/>
        <w:bCs w:val="1"/>
      </w:rPr>
    </w:tblStylePr>
    <w:tblStylePr w:type="band1Vert">
      <w:tblPr/>
      <w:tcPr>
        <w:shd w:val="clear" w:color="auto" w:fill="fbcaa2" w:themeFill="accent6" w:themeFillTint="00007F"/>
      </w:tcPr>
    </w:tblStylePr>
    <w:tblStylePr w:type="band1Horz">
      <w:tblPr/>
      <w:tcPr>
        <w:shd w:val="clear" w:color="auto" w:fill="fbcaa2" w:themeFill="accent6" w:themeFillTint="0000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00003F"/>
    </w:tcPr>
    <w:tblStylePr w:type="firstRow">
      <w:rPr>
        <w:b w:val="1"/>
        <w:bCs w:val="1"/>
        <w:color w:val="000000" w:themeColor="text1"/>
      </w:rPr>
      <w:tblPr/>
      <w:tcPr>
        <w:shd w:val="clear" w:color="auto" w:fill="e6e6e6" w:themeFill="text1"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000033"/>
      </w:tcPr>
    </w:tblStylePr>
    <w:tblStylePr w:type="band1Vert">
      <w:tblPr/>
      <w:tcPr>
        <w:shd w:val="clear" w:color="auto" w:fill="808080" w:themeFill="text1" w:themeFillTint="00007F"/>
      </w:tcPr>
    </w:tblStylePr>
    <w:tblStylePr w:type="band1Horz">
      <w:tblPr/>
      <w:tcPr>
        <w:tcBorders>
          <w:insideH w:val="single" w:color="000000" w:themeColor="text1" w:sz="6" w:space="0"/>
          <w:insideV w:val="single" w:color="000000" w:themeColor="text1" w:sz="6" w:space="0"/>
        </w:tcBorders>
        <w:shd w:val="clear" w:color="auto" w:fill="808080" w:themeFill="text1" w:themeFillTint="0000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00003F"/>
    </w:tcPr>
    <w:tblStylePr w:type="firstRow">
      <w:rPr>
        <w:b w:val="1"/>
        <w:bCs w:val="1"/>
        <w:color w:val="000000" w:themeColor="text1"/>
      </w:rPr>
      <w:tblPr/>
      <w:tcPr>
        <w:shd w:val="clear" w:color="auto" w:fill="edf2f8" w:themeFill="accent1"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000033"/>
      </w:tcPr>
    </w:tblStylePr>
    <w:tblStylePr w:type="band1Vert">
      <w:tblPr/>
      <w:tcPr>
        <w:shd w:val="clear" w:color="auto" w:fill="a7bfde" w:themeFill="accent1" w:themeFillTint="0000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0000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00003F"/>
    </w:tcPr>
    <w:tblStylePr w:type="firstRow">
      <w:rPr>
        <w:b w:val="1"/>
        <w:bCs w:val="1"/>
        <w:color w:val="000000" w:themeColor="text1"/>
      </w:rPr>
      <w:tblPr/>
      <w:tcPr>
        <w:shd w:val="clear" w:color="auto" w:fill="f8eded" w:themeFill="accent2"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000033"/>
      </w:tcPr>
    </w:tblStylePr>
    <w:tblStylePr w:type="band1Vert">
      <w:tblPr/>
      <w:tcPr>
        <w:shd w:val="clear" w:color="auto" w:fill="dfa7a6" w:themeFill="accent2" w:themeFillTint="0000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0000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00003F"/>
    </w:tcPr>
    <w:tblStylePr w:type="firstRow">
      <w:rPr>
        <w:b w:val="1"/>
        <w:bCs w:val="1"/>
        <w:color w:val="000000" w:themeColor="text1"/>
      </w:rPr>
      <w:tblPr/>
      <w:tcPr>
        <w:shd w:val="clear" w:color="auto" w:fill="f5f8ee" w:themeFill="accent3"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000033"/>
      </w:tcPr>
    </w:tblStylePr>
    <w:tblStylePr w:type="band1Vert">
      <w:tblPr/>
      <w:tcPr>
        <w:shd w:val="clear" w:color="auto" w:fill="cdddac" w:themeFill="accent3" w:themeFillTint="0000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0000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00003F"/>
    </w:tcPr>
    <w:tblStylePr w:type="firstRow">
      <w:rPr>
        <w:b w:val="1"/>
        <w:bCs w:val="1"/>
        <w:color w:val="000000" w:themeColor="text1"/>
      </w:rPr>
      <w:tblPr/>
      <w:tcPr>
        <w:shd w:val="clear" w:color="auto" w:fill="f2eff6" w:themeFill="accent4"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000033"/>
      </w:tcPr>
    </w:tblStylePr>
    <w:tblStylePr w:type="band1Vert">
      <w:tblPr/>
      <w:tcPr>
        <w:shd w:val="clear" w:color="auto" w:fill="bfb1d0" w:themeFill="accent4" w:themeFillTint="0000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0000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00003F"/>
    </w:tcPr>
    <w:tblStylePr w:type="firstRow">
      <w:rPr>
        <w:b w:val="1"/>
        <w:bCs w:val="1"/>
        <w:color w:val="000000" w:themeColor="text1"/>
      </w:rPr>
      <w:tblPr/>
      <w:tcPr>
        <w:shd w:val="clear" w:color="auto" w:fill="edf6f9" w:themeFill="accent5"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000033"/>
      </w:tcPr>
    </w:tblStylePr>
    <w:tblStylePr w:type="band1Vert">
      <w:tblPr/>
      <w:tcPr>
        <w:shd w:val="clear" w:color="auto" w:fill="a5d5e2" w:themeFill="accent5" w:themeFillTint="0000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0000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00003F"/>
    </w:tcPr>
    <w:tblStylePr w:type="firstRow">
      <w:rPr>
        <w:b w:val="1"/>
        <w:bCs w:val="1"/>
        <w:color w:val="000000" w:themeColor="text1"/>
      </w:rPr>
      <w:tblPr/>
      <w:tcPr>
        <w:shd w:val="clear" w:color="auto" w:fill="fef4ec" w:themeFill="accent6"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000033"/>
      </w:tcPr>
    </w:tblStylePr>
    <w:tblStylePr w:type="band1Vert">
      <w:tblPr/>
      <w:tcPr>
        <w:shd w:val="clear" w:color="auto" w:fill="fbcaa2" w:themeFill="accent6" w:themeFillTint="0000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0000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0000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0000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0000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0000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0000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0000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0000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0000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0000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0000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0000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0000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0000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0000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themeShade="000099" w:sz="4" w:space="0"/>
          <w:insideV w:val="nil" w:sz="0" w:space="0"/>
        </w:tcBorders>
        <w:shd w:val="clear" w:color="auto" w:fill="000000" w:themeFill="text1"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tblStylePr w:type="band1Vert">
      <w:tblPr/>
      <w:tcPr>
        <w:shd w:val="clear" w:color="auto" w:fill="999999" w:themeFill="text1" w:themeFillTint="000066"/>
      </w:tcPr>
    </w:tblStylePr>
    <w:tblStylePr w:type="band1Horz">
      <w:tblPr/>
      <w:tcPr>
        <w:shd w:val="clear" w:color="auto" w:fill="808080" w:themeFill="text1" w:themeFillTint="0000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000099"/>
      </w:tcPr>
    </w:tblStylePr>
    <w:tblStylePr w:type="firstCol">
      <w:rPr>
        <w:color w:val="ffffff" w:themeColor="background1"/>
      </w:rPr>
      <w:tblPr/>
      <w:tcPr>
        <w:tcBorders>
          <w:top w:val="nil" w:sz="0" w:space="0"/>
          <w:left w:val="nil" w:sz="0" w:space="0"/>
          <w:bottom w:val="nil" w:sz="0" w:space="0"/>
          <w:right w:val="nil" w:sz="0" w:space="0"/>
          <w:insideH w:val="single" w:color="2c4c74" w:themeColor="accent1" w:themeShade="000099" w:sz="4" w:space="0"/>
          <w:insideV w:val="nil" w:sz="0" w:space="0"/>
        </w:tcBorders>
        <w:shd w:val="clear" w:color="auto" w:fill="2c4c74" w:themeFill="accent1"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000099"/>
      </w:tcPr>
    </w:tblStylePr>
    <w:tblStylePr w:type="band1Vert">
      <w:tblPr/>
      <w:tcPr>
        <w:shd w:val="clear" w:color="auto" w:fill="b8cce4" w:themeFill="accent1" w:themeFillTint="000066"/>
      </w:tcPr>
    </w:tblStylePr>
    <w:tblStylePr w:type="band1Horz">
      <w:tblPr/>
      <w:tcPr>
        <w:shd w:val="clear" w:color="auto" w:fill="a7bfde" w:themeFill="accent1" w:themeFillTint="0000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000099"/>
      </w:tcPr>
    </w:tblStylePr>
    <w:tblStylePr w:type="firstCol">
      <w:rPr>
        <w:color w:val="ffffff" w:themeColor="background1"/>
      </w:rPr>
      <w:tblPr/>
      <w:tcPr>
        <w:tcBorders>
          <w:top w:val="nil" w:sz="0" w:space="0"/>
          <w:left w:val="nil" w:sz="0" w:space="0"/>
          <w:bottom w:val="nil" w:sz="0" w:space="0"/>
          <w:right w:val="nil" w:sz="0" w:space="0"/>
          <w:insideH w:val="single" w:color="772c2a" w:themeColor="accent2" w:themeShade="000099" w:sz="4" w:space="0"/>
          <w:insideV w:val="nil" w:sz="0" w:space="0"/>
        </w:tcBorders>
        <w:shd w:val="clear" w:color="auto" w:fill="772c2a" w:themeFill="accent2"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000099"/>
      </w:tcPr>
    </w:tblStylePr>
    <w:tblStylePr w:type="band1Vert">
      <w:tblPr/>
      <w:tcPr>
        <w:shd w:val="clear" w:color="auto" w:fill="e5b8b7" w:themeFill="accent2" w:themeFillTint="000066"/>
      </w:tcPr>
    </w:tblStylePr>
    <w:tblStylePr w:type="band1Horz">
      <w:tblPr/>
      <w:tcPr>
        <w:shd w:val="clear" w:color="auto" w:fill="dfa7a6" w:themeFill="accent2" w:themeFillTint="0000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000019"/>
    </w:tcPr>
    <w:tblStylePr w:type="firstRow">
      <w:rPr>
        <w:b w:val="1"/>
        <w:bCs w:val="1"/>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000099"/>
      </w:tcPr>
    </w:tblStylePr>
    <w:tblStylePr w:type="firstCol">
      <w:rPr>
        <w:color w:val="ffffff" w:themeColor="background1"/>
      </w:rPr>
      <w:tblPr/>
      <w:tcPr>
        <w:tcBorders>
          <w:top w:val="nil" w:sz="0" w:space="0"/>
          <w:left w:val="nil" w:sz="0" w:space="0"/>
          <w:bottom w:val="nil" w:sz="0" w:space="0"/>
          <w:right w:val="nil" w:sz="0" w:space="0"/>
          <w:insideH w:val="single" w:color="5e7530" w:themeColor="accent3" w:themeShade="000099" w:sz="4" w:space="0"/>
          <w:insideV w:val="nil" w:sz="0" w:space="0"/>
        </w:tcBorders>
        <w:shd w:val="clear" w:color="auto" w:fill="5e7530" w:themeFill="accent3"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000099"/>
      </w:tcPr>
    </w:tblStylePr>
    <w:tblStylePr w:type="band1Vert">
      <w:tblPr/>
      <w:tcPr>
        <w:shd w:val="clear" w:color="auto" w:fill="d6e3bc" w:themeFill="accent3" w:themeFillTint="000066"/>
      </w:tcPr>
    </w:tblStylePr>
    <w:tblStylePr w:type="band1Horz">
      <w:tblPr/>
      <w:tcPr>
        <w:shd w:val="clear" w:color="auto" w:fill="cdddac" w:themeFill="accent3" w:themeFillTint="0000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000019"/>
    </w:tcPr>
    <w:tblStylePr w:type="firstRow">
      <w:rPr>
        <w:b w:val="1"/>
        <w:bCs w:val="1"/>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000099"/>
      </w:tcPr>
    </w:tblStylePr>
    <w:tblStylePr w:type="firstCol">
      <w:rPr>
        <w:color w:val="ffffff" w:themeColor="background1"/>
      </w:rPr>
      <w:tblPr/>
      <w:tcPr>
        <w:tcBorders>
          <w:top w:val="nil" w:sz="0" w:space="0"/>
          <w:left w:val="nil" w:sz="0" w:space="0"/>
          <w:bottom w:val="nil" w:sz="0" w:space="0"/>
          <w:right w:val="nil" w:sz="0" w:space="0"/>
          <w:insideH w:val="single" w:color="4c3b62" w:themeColor="accent4" w:themeShade="000099" w:sz="4" w:space="0"/>
          <w:insideV w:val="nil" w:sz="0" w:space="0"/>
        </w:tcBorders>
        <w:shd w:val="clear" w:color="auto" w:fill="4c3b62" w:themeFill="accent4"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000099"/>
      </w:tcPr>
    </w:tblStylePr>
    <w:tblStylePr w:type="band1Vert">
      <w:tblPr/>
      <w:tcPr>
        <w:shd w:val="clear" w:color="auto" w:fill="ccc0d9" w:themeFill="accent4" w:themeFillTint="000066"/>
      </w:tcPr>
    </w:tblStylePr>
    <w:tblStylePr w:type="band1Horz">
      <w:tblPr/>
      <w:tcPr>
        <w:shd w:val="clear" w:color="auto" w:fill="bfb1d0" w:themeFill="accent4" w:themeFillTint="0000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000019"/>
    </w:tcPr>
    <w:tblStylePr w:type="firstRow">
      <w:rPr>
        <w:b w:val="1"/>
        <w:bCs w:val="1"/>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000099"/>
      </w:tcPr>
    </w:tblStylePr>
    <w:tblStylePr w:type="firstCol">
      <w:rPr>
        <w:color w:val="ffffff" w:themeColor="background1"/>
      </w:rPr>
      <w:tblPr/>
      <w:tcPr>
        <w:tcBorders>
          <w:top w:val="nil" w:sz="0" w:space="0"/>
          <w:left w:val="nil" w:sz="0" w:space="0"/>
          <w:bottom w:val="nil" w:sz="0" w:space="0"/>
          <w:right w:val="nil" w:sz="0" w:space="0"/>
          <w:insideH w:val="single" w:color="276a7c" w:themeColor="accent5" w:themeShade="000099" w:sz="4" w:space="0"/>
          <w:insideV w:val="nil" w:sz="0" w:space="0"/>
        </w:tcBorders>
        <w:shd w:val="clear" w:color="auto" w:fill="276a7c" w:themeFill="accent5"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000099"/>
      </w:tcPr>
    </w:tblStylePr>
    <w:tblStylePr w:type="band1Vert">
      <w:tblPr/>
      <w:tcPr>
        <w:shd w:val="clear" w:color="auto" w:fill="b6dde8" w:themeFill="accent5" w:themeFillTint="000066"/>
      </w:tcPr>
    </w:tblStylePr>
    <w:tblStylePr w:type="band1Horz">
      <w:tblPr/>
      <w:tcPr>
        <w:shd w:val="clear" w:color="auto" w:fill="a5d5e2" w:themeFill="accent5" w:themeFillTint="0000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000019"/>
    </w:tcPr>
    <w:tblStylePr w:type="firstRow">
      <w:rPr>
        <w:b w:val="1"/>
        <w:bCs w:val="1"/>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000099"/>
      </w:tcPr>
    </w:tblStylePr>
    <w:tblStylePr w:type="firstCol">
      <w:rPr>
        <w:color w:val="ffffff" w:themeColor="background1"/>
      </w:rPr>
      <w:tblPr/>
      <w:tcPr>
        <w:tcBorders>
          <w:top w:val="nil" w:sz="0" w:space="0"/>
          <w:left w:val="nil" w:sz="0" w:space="0"/>
          <w:bottom w:val="nil" w:sz="0" w:space="0"/>
          <w:right w:val="nil" w:sz="0" w:space="0"/>
          <w:insideH w:val="single" w:color="b65608" w:themeColor="accent6" w:themeShade="000099" w:sz="4" w:space="0"/>
          <w:insideV w:val="nil" w:sz="0" w:space="0"/>
        </w:tcBorders>
        <w:shd w:val="clear" w:color="auto" w:fill="b65608" w:themeFill="accent6"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000099"/>
      </w:tcPr>
    </w:tblStylePr>
    <w:tblStylePr w:type="band1Vert">
      <w:tblPr/>
      <w:tcPr>
        <w:shd w:val="clear" w:color="auto" w:fill="fbd4b4" w:themeFill="accent6" w:themeFillTint="000066"/>
      </w:tcPr>
    </w:tblStylePr>
    <w:tblStylePr w:type="band1Horz">
      <w:tblPr/>
      <w:tcPr>
        <w:shd w:val="clear" w:color="auto" w:fill="fbcaa2" w:themeFill="accent6" w:themeFillTint="0000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00003F"/>
      </w:tcPr>
    </w:tblStylePr>
    <w:tblStylePr w:type="band1Horz">
      <w:tblPr/>
      <w:tcPr>
        <w:shd w:val="clear" w:color="auto" w:fill="cccccc" w:themeFill="text1" w:themeFillTint="0000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00003F"/>
      </w:tcPr>
    </w:tblStylePr>
    <w:tblStylePr w:type="band1Horz">
      <w:tblPr/>
      <w:tcPr>
        <w:shd w:val="clear" w:color="auto" w:fill="dbe5f1" w:themeFill="accent1" w:themeFillTint="0000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00003F"/>
      </w:tcPr>
    </w:tblStylePr>
    <w:tblStylePr w:type="band1Horz">
      <w:tblPr/>
      <w:tcPr>
        <w:shd w:val="clear" w:color="auto" w:fill="f2dbdb" w:themeFill="accent2" w:themeFillTint="0000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0000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0000CC"/>
      </w:tcPr>
    </w:tblStylePr>
    <w:tblStylePr w:type="lastRow">
      <w:rPr>
        <w:b w:val="1"/>
        <w:bCs w:val="1"/>
        <w:color w:val="664e82" w:themeColor="accent4"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00003F"/>
      </w:tcPr>
    </w:tblStylePr>
    <w:tblStylePr w:type="band1Horz">
      <w:tblPr/>
      <w:tcPr>
        <w:shd w:val="clear" w:color="auto" w:fill="eaf1dd" w:themeFill="accent3" w:themeFillTint="0000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000019"/>
    </w:tcPr>
    <w:tblStylePr w:type="firstRow">
      <w:rPr>
        <w:b w:val="1"/>
        <w:bCs w:val="1"/>
        <w:color w:val="ffffff" w:themeColor="background1"/>
      </w:rPr>
      <w:tblPr/>
      <w:tcPr>
        <w:tcBorders>
          <w:bottom w:val="single" w:color="ffffff" w:themeColor="background1" w:sz="12" w:space="0"/>
        </w:tcBorders>
        <w:shd w:val="clear" w:color="auto" w:fill="7e9c40" w:themeFill="accent3" w:themeFillShade="0000CC"/>
      </w:tcPr>
    </w:tblStylePr>
    <w:tblStylePr w:type="lastRow">
      <w:rPr>
        <w:b w:val="1"/>
        <w:bCs w:val="1"/>
        <w:color w:val="7e9c40" w:themeColor="accent3"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00003F"/>
      </w:tcPr>
    </w:tblStylePr>
    <w:tblStylePr w:type="band1Horz">
      <w:tblPr/>
      <w:tcPr>
        <w:shd w:val="clear" w:color="auto" w:fill="e5dfec" w:themeFill="accent4" w:themeFillTint="0000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000019"/>
    </w:tcPr>
    <w:tblStylePr w:type="firstRow">
      <w:rPr>
        <w:b w:val="1"/>
        <w:bCs w:val="1"/>
        <w:color w:val="ffffff" w:themeColor="background1"/>
      </w:rPr>
      <w:tblPr/>
      <w:tcPr>
        <w:tcBorders>
          <w:bottom w:val="single" w:color="ffffff" w:themeColor="background1" w:sz="12" w:space="0"/>
        </w:tcBorders>
        <w:shd w:val="clear" w:color="auto" w:fill="f2730a" w:themeFill="accent6" w:themeFillShade="0000CC"/>
      </w:tcPr>
    </w:tblStylePr>
    <w:tblStylePr w:type="lastRow">
      <w:rPr>
        <w:b w:val="1"/>
        <w:bCs w:val="1"/>
        <w:color w:val="f2730a" w:themeColor="accent6"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00003F"/>
      </w:tcPr>
    </w:tblStylePr>
    <w:tblStylePr w:type="band1Horz">
      <w:tblPr/>
      <w:tcPr>
        <w:shd w:val="clear" w:color="auto" w:fill="daeef3" w:themeFill="accent5" w:themeFillTint="0000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000019"/>
    </w:tcPr>
    <w:tblStylePr w:type="firstRow">
      <w:rPr>
        <w:b w:val="1"/>
        <w:bCs w:val="1"/>
        <w:color w:val="ffffff" w:themeColor="background1"/>
      </w:rPr>
      <w:tblPr/>
      <w:tcPr>
        <w:tcBorders>
          <w:bottom w:val="single" w:color="ffffff" w:themeColor="background1" w:sz="12" w:space="0"/>
        </w:tcBorders>
        <w:shd w:val="clear" w:color="auto" w:fill="348da5" w:themeFill="accent5" w:themeFillShade="0000CC"/>
      </w:tcPr>
    </w:tblStylePr>
    <w:tblStylePr w:type="lastRow">
      <w:rPr>
        <w:b w:val="1"/>
        <w:bCs w:val="1"/>
        <w:color w:val="348da5" w:themeColor="accent5"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00003F"/>
      </w:tcPr>
    </w:tblStylePr>
    <w:tblStylePr w:type="band1Horz">
      <w:tblPr/>
      <w:tcPr>
        <w:shd w:val="clear" w:color="auto" w:fill="fde9d9" w:themeFill="accent6" w:themeFillTint="0000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000033"/>
    </w:tcPr>
    <w:tblStylePr w:type="firstRow">
      <w:rPr>
        <w:b w:val="1"/>
        <w:bCs w:val="1"/>
      </w:rPr>
      <w:tblPr/>
      <w:tcPr>
        <w:shd w:val="clear" w:color="auto" w:fill="999999" w:themeFill="text1" w:themeFillTint="000066"/>
      </w:tcPr>
    </w:tblStylePr>
    <w:tblStylePr w:type="lastRow">
      <w:rPr>
        <w:b w:val="1"/>
        <w:bCs w:val="1"/>
        <w:color w:val="000000" w:themeColor="text1"/>
      </w:rPr>
      <w:tblPr/>
      <w:tcPr>
        <w:shd w:val="clear" w:color="auto" w:fill="999999" w:themeFill="text1" w:themeFillTint="000066"/>
      </w:tcPr>
    </w:tblStylePr>
    <w:tblStylePr w:type="firstCol">
      <w:rPr>
        <w:color w:val="ffffff" w:themeColor="background1"/>
      </w:rPr>
      <w:tblPr/>
      <w:tcPr>
        <w:shd w:val="clear" w:color="auto" w:fill="000000" w:themeFill="text1" w:themeFillShade="0000BF"/>
      </w:tcPr>
    </w:tblStylePr>
    <w:tblStylePr w:type="lastCol">
      <w:rPr>
        <w:color w:val="ffffff" w:themeColor="background1"/>
      </w:rPr>
      <w:tblPr/>
      <w:tcPr>
        <w:shd w:val="clear" w:color="auto" w:fill="000000" w:themeFill="text1" w:themeFillShade="0000BF"/>
      </w:tcPr>
    </w:tblStylePr>
    <w:tblStylePr w:type="band1Vert">
      <w:tblPr/>
      <w:tcPr>
        <w:shd w:val="clear" w:color="auto" w:fill="808080" w:themeFill="text1" w:themeFillTint="00007F"/>
      </w:tcPr>
    </w:tblStylePr>
    <w:tblStylePr w:type="band1Horz">
      <w:tblPr/>
      <w:tcPr>
        <w:shd w:val="clear" w:color="auto" w:fill="808080" w:themeFill="text1" w:themeFillTint="0000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000033"/>
    </w:tcPr>
    <w:tblStylePr w:type="firstRow">
      <w:rPr>
        <w:b w:val="1"/>
        <w:bCs w:val="1"/>
      </w:rPr>
      <w:tblPr/>
      <w:tcPr>
        <w:shd w:val="clear" w:color="auto" w:fill="b8cce4" w:themeFill="accent1" w:themeFillTint="000066"/>
      </w:tcPr>
    </w:tblStylePr>
    <w:tblStylePr w:type="lastRow">
      <w:rPr>
        <w:b w:val="1"/>
        <w:bCs w:val="1"/>
        <w:color w:val="000000" w:themeColor="text1"/>
      </w:rPr>
      <w:tblPr/>
      <w:tcPr>
        <w:shd w:val="clear" w:color="auto" w:fill="b8cce4" w:themeFill="accent1" w:themeFillTint="000066"/>
      </w:tcPr>
    </w:tblStylePr>
    <w:tblStylePr w:type="firstCol">
      <w:rPr>
        <w:color w:val="ffffff" w:themeColor="background1"/>
      </w:rPr>
      <w:tblPr/>
      <w:tcPr>
        <w:shd w:val="clear" w:color="auto" w:fill="365f91" w:themeFill="accent1" w:themeFillShade="0000BF"/>
      </w:tcPr>
    </w:tblStylePr>
    <w:tblStylePr w:type="lastCol">
      <w:rPr>
        <w:color w:val="ffffff" w:themeColor="background1"/>
      </w:rPr>
      <w:tblPr/>
      <w:tcPr>
        <w:shd w:val="clear" w:color="auto" w:fill="365f91" w:themeFill="accent1" w:themeFillShade="0000BF"/>
      </w:tcPr>
    </w:tblStylePr>
    <w:tblStylePr w:type="band1Vert">
      <w:tblPr/>
      <w:tcPr>
        <w:shd w:val="clear" w:color="auto" w:fill="a7bfde" w:themeFill="accent1" w:themeFillTint="00007F"/>
      </w:tcPr>
    </w:tblStylePr>
    <w:tblStylePr w:type="band1Horz">
      <w:tblPr/>
      <w:tcPr>
        <w:shd w:val="clear" w:color="auto" w:fill="a7bfde" w:themeFill="accent1" w:themeFillTint="0000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000033"/>
    </w:tcPr>
    <w:tblStylePr w:type="firstRow">
      <w:rPr>
        <w:b w:val="1"/>
        <w:bCs w:val="1"/>
      </w:rPr>
      <w:tblPr/>
      <w:tcPr>
        <w:shd w:val="clear" w:color="auto" w:fill="e5b8b7" w:themeFill="accent2" w:themeFillTint="000066"/>
      </w:tcPr>
    </w:tblStylePr>
    <w:tblStylePr w:type="lastRow">
      <w:rPr>
        <w:b w:val="1"/>
        <w:bCs w:val="1"/>
        <w:color w:val="000000" w:themeColor="text1"/>
      </w:rPr>
      <w:tblPr/>
      <w:tcPr>
        <w:shd w:val="clear" w:color="auto" w:fill="e5b8b7" w:themeFill="accent2" w:themeFillTint="000066"/>
      </w:tcPr>
    </w:tblStylePr>
    <w:tblStylePr w:type="firstCol">
      <w:rPr>
        <w:color w:val="ffffff" w:themeColor="background1"/>
      </w:rPr>
      <w:tblPr/>
      <w:tcPr>
        <w:shd w:val="clear" w:color="auto" w:fill="943634" w:themeFill="accent2" w:themeFillShade="0000BF"/>
      </w:tcPr>
    </w:tblStylePr>
    <w:tblStylePr w:type="lastCol">
      <w:rPr>
        <w:color w:val="ffffff" w:themeColor="background1"/>
      </w:rPr>
      <w:tblPr/>
      <w:tcPr>
        <w:shd w:val="clear" w:color="auto" w:fill="943634" w:themeFill="accent2" w:themeFillShade="0000BF"/>
      </w:tcPr>
    </w:tblStylePr>
    <w:tblStylePr w:type="band1Vert">
      <w:tblPr/>
      <w:tcPr>
        <w:shd w:val="clear" w:color="auto" w:fill="dfa7a6" w:themeFill="accent2" w:themeFillTint="00007F"/>
      </w:tcPr>
    </w:tblStylePr>
    <w:tblStylePr w:type="band1Horz">
      <w:tblPr/>
      <w:tcPr>
        <w:shd w:val="clear" w:color="auto" w:fill="dfa7a6" w:themeFill="accent2" w:themeFillTint="0000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000033"/>
    </w:tcPr>
    <w:tblStylePr w:type="firstRow">
      <w:rPr>
        <w:b w:val="1"/>
        <w:bCs w:val="1"/>
      </w:rPr>
      <w:tblPr/>
      <w:tcPr>
        <w:shd w:val="clear" w:color="auto" w:fill="d6e3bc" w:themeFill="accent3" w:themeFillTint="000066"/>
      </w:tcPr>
    </w:tblStylePr>
    <w:tblStylePr w:type="lastRow">
      <w:rPr>
        <w:b w:val="1"/>
        <w:bCs w:val="1"/>
        <w:color w:val="000000" w:themeColor="text1"/>
      </w:rPr>
      <w:tblPr/>
      <w:tcPr>
        <w:shd w:val="clear" w:color="auto" w:fill="d6e3bc" w:themeFill="accent3" w:themeFillTint="000066"/>
      </w:tcPr>
    </w:tblStylePr>
    <w:tblStylePr w:type="firstCol">
      <w:rPr>
        <w:color w:val="ffffff" w:themeColor="background1"/>
      </w:rPr>
      <w:tblPr/>
      <w:tcPr>
        <w:shd w:val="clear" w:color="auto" w:fill="76923c" w:themeFill="accent3" w:themeFillShade="0000BF"/>
      </w:tcPr>
    </w:tblStylePr>
    <w:tblStylePr w:type="lastCol">
      <w:rPr>
        <w:color w:val="ffffff" w:themeColor="background1"/>
      </w:rPr>
      <w:tblPr/>
      <w:tcPr>
        <w:shd w:val="clear" w:color="auto" w:fill="76923c" w:themeFill="accent3" w:themeFillShade="0000BF"/>
      </w:tcPr>
    </w:tblStylePr>
    <w:tblStylePr w:type="band1Vert">
      <w:tblPr/>
      <w:tcPr>
        <w:shd w:val="clear" w:color="auto" w:fill="cdddac" w:themeFill="accent3" w:themeFillTint="00007F"/>
      </w:tcPr>
    </w:tblStylePr>
    <w:tblStylePr w:type="band1Horz">
      <w:tblPr/>
      <w:tcPr>
        <w:shd w:val="clear" w:color="auto" w:fill="cdddac" w:themeFill="accent3" w:themeFillTint="0000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000033"/>
    </w:tcPr>
    <w:tblStylePr w:type="firstRow">
      <w:rPr>
        <w:b w:val="1"/>
        <w:bCs w:val="1"/>
      </w:rPr>
      <w:tblPr/>
      <w:tcPr>
        <w:shd w:val="clear" w:color="auto" w:fill="ccc0d9" w:themeFill="accent4" w:themeFillTint="000066"/>
      </w:tcPr>
    </w:tblStylePr>
    <w:tblStylePr w:type="lastRow">
      <w:rPr>
        <w:b w:val="1"/>
        <w:bCs w:val="1"/>
        <w:color w:val="000000" w:themeColor="text1"/>
      </w:rPr>
      <w:tblPr/>
      <w:tcPr>
        <w:shd w:val="clear" w:color="auto" w:fill="ccc0d9" w:themeFill="accent4" w:themeFillTint="000066"/>
      </w:tcPr>
    </w:tblStylePr>
    <w:tblStylePr w:type="firstCol">
      <w:rPr>
        <w:color w:val="ffffff" w:themeColor="background1"/>
      </w:rPr>
      <w:tblPr/>
      <w:tcPr>
        <w:shd w:val="clear" w:color="auto" w:fill="5f497a" w:themeFill="accent4" w:themeFillShade="0000BF"/>
      </w:tcPr>
    </w:tblStylePr>
    <w:tblStylePr w:type="lastCol">
      <w:rPr>
        <w:color w:val="ffffff" w:themeColor="background1"/>
      </w:rPr>
      <w:tblPr/>
      <w:tcPr>
        <w:shd w:val="clear" w:color="auto" w:fill="5f497a" w:themeFill="accent4" w:themeFillShade="0000BF"/>
      </w:tcPr>
    </w:tblStylePr>
    <w:tblStylePr w:type="band1Vert">
      <w:tblPr/>
      <w:tcPr>
        <w:shd w:val="clear" w:color="auto" w:fill="bfb1d0" w:themeFill="accent4" w:themeFillTint="00007F"/>
      </w:tcPr>
    </w:tblStylePr>
    <w:tblStylePr w:type="band1Horz">
      <w:tblPr/>
      <w:tcPr>
        <w:shd w:val="clear" w:color="auto" w:fill="bfb1d0" w:themeFill="accent4" w:themeFillTint="0000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000033"/>
    </w:tcPr>
    <w:tblStylePr w:type="firstRow">
      <w:rPr>
        <w:b w:val="1"/>
        <w:bCs w:val="1"/>
      </w:rPr>
      <w:tblPr/>
      <w:tcPr>
        <w:shd w:val="clear" w:color="auto" w:fill="b6dde8" w:themeFill="accent5" w:themeFillTint="000066"/>
      </w:tcPr>
    </w:tblStylePr>
    <w:tblStylePr w:type="lastRow">
      <w:rPr>
        <w:b w:val="1"/>
        <w:bCs w:val="1"/>
        <w:color w:val="000000" w:themeColor="text1"/>
      </w:rPr>
      <w:tblPr/>
      <w:tcPr>
        <w:shd w:val="clear" w:color="auto" w:fill="b6dde8" w:themeFill="accent5" w:themeFillTint="000066"/>
      </w:tcPr>
    </w:tblStylePr>
    <w:tblStylePr w:type="firstCol">
      <w:rPr>
        <w:color w:val="ffffff" w:themeColor="background1"/>
      </w:rPr>
      <w:tblPr/>
      <w:tcPr>
        <w:shd w:val="clear" w:color="auto" w:fill="31849b" w:themeFill="accent5" w:themeFillShade="0000BF"/>
      </w:tcPr>
    </w:tblStylePr>
    <w:tblStylePr w:type="lastCol">
      <w:rPr>
        <w:color w:val="ffffff" w:themeColor="background1"/>
      </w:rPr>
      <w:tblPr/>
      <w:tcPr>
        <w:shd w:val="clear" w:color="auto" w:fill="31849b" w:themeFill="accent5" w:themeFillShade="0000BF"/>
      </w:tcPr>
    </w:tblStylePr>
    <w:tblStylePr w:type="band1Vert">
      <w:tblPr/>
      <w:tcPr>
        <w:shd w:val="clear" w:color="auto" w:fill="a5d5e2" w:themeFill="accent5" w:themeFillTint="00007F"/>
      </w:tcPr>
    </w:tblStylePr>
    <w:tblStylePr w:type="band1Horz">
      <w:tblPr/>
      <w:tcPr>
        <w:shd w:val="clear" w:color="auto" w:fill="a5d5e2" w:themeFill="accent5" w:themeFillTint="0000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000033"/>
    </w:tcPr>
    <w:tblStylePr w:type="firstRow">
      <w:rPr>
        <w:b w:val="1"/>
        <w:bCs w:val="1"/>
      </w:rPr>
      <w:tblPr/>
      <w:tcPr>
        <w:shd w:val="clear" w:color="auto" w:fill="fbd4b4" w:themeFill="accent6" w:themeFillTint="000066"/>
      </w:tcPr>
    </w:tblStylePr>
    <w:tblStylePr w:type="lastRow">
      <w:rPr>
        <w:b w:val="1"/>
        <w:bCs w:val="1"/>
        <w:color w:val="000000" w:themeColor="text1"/>
      </w:rPr>
      <w:tblPr/>
      <w:tcPr>
        <w:shd w:val="clear" w:color="auto" w:fill="fbd4b4" w:themeFill="accent6" w:themeFillTint="000066"/>
      </w:tcPr>
    </w:tblStylePr>
    <w:tblStylePr w:type="firstCol">
      <w:rPr>
        <w:color w:val="ffffff" w:themeColor="background1"/>
      </w:rPr>
      <w:tblPr/>
      <w:tcPr>
        <w:shd w:val="clear" w:color="auto" w:fill="e36c0a" w:themeFill="accent6" w:themeFillShade="0000BF"/>
      </w:tcPr>
    </w:tblStylePr>
    <w:tblStylePr w:type="lastCol">
      <w:rPr>
        <w:color w:val="ffffff" w:themeColor="background1"/>
      </w:rPr>
      <w:tblPr/>
      <w:tcPr>
        <w:shd w:val="clear" w:color="auto" w:fill="e36c0a" w:themeFill="accent6" w:themeFillShade="0000BF"/>
      </w:tcPr>
    </w:tblStylePr>
    <w:tblStylePr w:type="band1Vert">
      <w:tblPr/>
      <w:tcPr>
        <w:shd w:val="clear" w:color="auto" w:fill="fbcaa2" w:themeFill="accent6" w:themeFillTint="00007F"/>
      </w:tcPr>
    </w:tblStylePr>
    <w:tblStylePr w:type="band1Horz">
      <w:tblPr/>
      <w:tcPr>
        <w:shd w:val="clear" w:color="auto" w:fill="fbcaa2" w:themeFill="accent6" w:themeFillTint="00007F"/>
      </w:tcPr>
    </w:tblStylePr>
  </w:style>
  <w:style w:type="table" w:styleId="StGen0" w:customStyle="1">
    <w:name w:val="StGen0"/>
    <w:basedOn w:val="TableNormal"/>
    <w:rsid w:val="00BA3CE4"/>
    <w:pPr>
      <w:spacing w:after="160" w:line="259" w:lineRule="auto"/>
    </w:pPr>
    <w:rPr>
      <w:rFonts w:ascii="Calibri" w:hAnsi="Calibri" w:eastAsia="Calibri" w:cs="Calibri"/>
      <w:lang w:val="en-GB" w:eastAsia="zh-CN"/>
    </w:rPr>
    <w:tblPr>
      <w:tblStyleRowBandSize w:val="1"/>
      <w:tblStyleColBandSize w:val="1"/>
      <w:tblCellMar>
        <w:top w:w="100.0" w:type="dxa"/>
        <w:left w:w="100.0" w:type="dxa"/>
        <w:bottom w:w="100.0" w:type="dxa"/>
        <w:right w:w="100.0" w:type="dxa"/>
      </w:tblCellMar>
    </w:tblPr>
  </w:style>
  <w:style w:type="table" w:styleId="StGen1" w:customStyle="1">
    <w:name w:val="StGen1"/>
    <w:basedOn w:val="TableNormal"/>
    <w:rsid w:val="00BA3CE4"/>
    <w:pPr>
      <w:spacing w:after="0" w:line="240" w:lineRule="auto"/>
    </w:pPr>
    <w:rPr>
      <w:rFonts w:ascii="Calibri" w:hAnsi="Calibri" w:eastAsia="Calibri" w:cs="Calibri"/>
      <w:lang w:val="en-GB" w:eastAsia="zh-CN"/>
    </w:rPr>
    <w:tblPr>
      <w:tblStyleRowBandSize w:val="1"/>
      <w:tblStyleColBandSize w:val="1"/>
    </w:tblPr>
  </w:style>
  <w:style w:type="table" w:styleId="StGen2" w:customStyle="1">
    <w:name w:val="StGen2"/>
    <w:basedOn w:val="TableNormal"/>
    <w:rsid w:val="00BA3CE4"/>
    <w:pPr>
      <w:spacing w:after="0" w:line="240" w:lineRule="auto"/>
    </w:pPr>
    <w:rPr>
      <w:rFonts w:ascii="Calibri" w:hAnsi="Calibri" w:eastAsia="Calibri" w:cs="Calibri"/>
      <w:lang w:val="en-GB" w:eastAsia="zh-CN"/>
    </w:rPr>
    <w:tblPr>
      <w:tblStyleRowBandSize w:val="1"/>
      <w:tblStyleColBandSize w:val="1"/>
    </w:tblPr>
  </w:style>
  <w:style w:type="paragraph" w:styleId="SingleBlock" w:customStyle="1">
    <w:name w:val="Single Block"/>
    <w:basedOn w:val="Heading1"/>
    <w:qFormat w:val="1"/>
    <w:rsid w:val="00B42B2F"/>
    <w:pPr>
      <w:numPr>
        <w:numId w:val="0"/>
      </w:numPr>
      <w:outlineLvl w:val="9"/>
    </w:pPr>
    <w:rPr>
      <w:b w:val="0"/>
    </w:rPr>
  </w:style>
  <w:style w:type="paragraph" w:styleId="Corp8L2" w:customStyle="1">
    <w:name w:val="Corp8_L2"/>
    <w:basedOn w:val="Normal"/>
    <w:rsid w:val="00BA3CE4"/>
  </w:style>
  <w:style w:type="paragraph" w:styleId="Corp8L3" w:customStyle="1">
    <w:name w:val="Corp8_L3"/>
    <w:basedOn w:val="Normal"/>
    <w:rsid w:val="00BA3CE4"/>
    <w:pPr>
      <w:numPr>
        <w:ilvl w:val="2"/>
        <w:numId w:val="7"/>
      </w:numPr>
    </w:pPr>
  </w:style>
  <w:style w:type="paragraph" w:styleId="Corp8L4" w:customStyle="1">
    <w:name w:val="Corp8_L4"/>
    <w:basedOn w:val="Normal"/>
    <w:rsid w:val="00BA3CE4"/>
    <w:pPr>
      <w:numPr>
        <w:ilvl w:val="3"/>
        <w:numId w:val="7"/>
      </w:numPr>
    </w:pPr>
  </w:style>
  <w:style w:type="paragraph" w:styleId="Corp8L5" w:customStyle="1">
    <w:name w:val="Corp8_L5"/>
    <w:basedOn w:val="Normal"/>
    <w:rsid w:val="00BA3CE4"/>
    <w:pPr>
      <w:numPr>
        <w:ilvl w:val="4"/>
        <w:numId w:val="7"/>
      </w:numPr>
    </w:pPr>
  </w:style>
  <w:style w:type="paragraph" w:styleId="Corp8L6" w:customStyle="1">
    <w:name w:val="Corp8_L6"/>
    <w:basedOn w:val="Normal"/>
    <w:rsid w:val="00BA3CE4"/>
    <w:pPr>
      <w:numPr>
        <w:ilvl w:val="5"/>
        <w:numId w:val="7"/>
      </w:numPr>
    </w:pPr>
  </w:style>
  <w:style w:type="paragraph" w:styleId="Corp8L7" w:customStyle="1">
    <w:name w:val="Corp8_L7"/>
    <w:basedOn w:val="Normal"/>
    <w:rsid w:val="00BA3CE4"/>
    <w:pPr>
      <w:numPr>
        <w:ilvl w:val="6"/>
        <w:numId w:val="7"/>
      </w:numPr>
    </w:pPr>
  </w:style>
  <w:style w:type="paragraph" w:styleId="Corp8L8" w:customStyle="1">
    <w:name w:val="Corp8_L8"/>
    <w:basedOn w:val="Normal"/>
    <w:rsid w:val="00BA3CE4"/>
    <w:pPr>
      <w:numPr>
        <w:ilvl w:val="7"/>
        <w:numId w:val="7"/>
      </w:numPr>
    </w:pPr>
  </w:style>
  <w:style w:type="paragraph" w:styleId="Corp8L9" w:customStyle="1">
    <w:name w:val="Corp8_L9"/>
    <w:basedOn w:val="Normal"/>
    <w:rsid w:val="00BA3CE4"/>
    <w:pPr>
      <w:numPr>
        <w:ilvl w:val="8"/>
        <w:numId w:val="7"/>
      </w:numPr>
    </w:pPr>
  </w:style>
  <w:style w:type="paragraph" w:styleId="SingleIndent" w:customStyle="1">
    <w:name w:val="Single Indent"/>
    <w:basedOn w:val="Normal"/>
    <w:qFormat w:val="1"/>
    <w:rsid w:val="00BA3CE4"/>
    <w:pPr>
      <w:numPr>
        <w:numId w:val="8"/>
      </w:numPr>
      <w:spacing w:before="240" w:after="0" w:line="240" w:lineRule="auto"/>
    </w:pPr>
  </w:style>
  <w:style w:type="paragraph" w:styleId="List1" w:customStyle="1">
    <w:name w:val="List 1"/>
    <w:basedOn w:val="Normal"/>
    <w:qFormat w:val="1"/>
    <w:rsid w:val="00010DC7"/>
    <w:pPr>
      <w:numPr>
        <w:numId w:val="9"/>
      </w:numPr>
      <w:spacing w:before="240" w:after="0" w:line="240" w:lineRule="auto"/>
      <w:contextualSpacing w:val="1"/>
      <w:jc w:val="both"/>
    </w:pPr>
  </w:style>
  <w:style w:type="paragraph" w:styleId="SingleCenter" w:customStyle="1">
    <w:name w:val="Single Center"/>
    <w:basedOn w:val="Normal"/>
    <w:qFormat w:val="1"/>
    <w:rsid w:val="006B71F3"/>
    <w:pPr>
      <w:widowControl w:val="0"/>
      <w:spacing w:before="240" w:after="0" w:line="240" w:lineRule="auto"/>
      <w:jc w:val="center"/>
    </w:pPr>
    <w:rPr>
      <w:rFonts w:eastAsia="Calibri" w:cs="Calibri"/>
      <w:noProof w:val="1"/>
      <w:lang w:val="en-GB" w:eastAsia="zh-CN"/>
    </w:rPr>
  </w:style>
  <w:style w:type="paragraph" w:styleId="TOC8">
    <w:name w:val="toc 8"/>
    <w:basedOn w:val="Normal"/>
    <w:next w:val="Normal"/>
    <w:autoRedefine w:val="1"/>
    <w:uiPriority w:val="39"/>
    <w:unhideWhenUsed w:val="1"/>
    <w:rsid w:val="004D32C2"/>
    <w:pPr>
      <w:spacing w:after="100"/>
      <w:ind w:left="1540"/>
    </w:pPr>
  </w:style>
  <w:style w:type="paragraph" w:styleId="TOC1">
    <w:name w:val="toc 1"/>
    <w:basedOn w:val="Normal"/>
    <w:next w:val="Normal"/>
    <w:autoRedefine w:val="1"/>
    <w:uiPriority w:val="39"/>
    <w:unhideWhenUsed w:val="1"/>
    <w:rsid w:val="00D11553"/>
    <w:pPr>
      <w:tabs>
        <w:tab w:val="left" w:pos="720"/>
        <w:tab w:val="right" w:leader="dot" w:pos="9360"/>
      </w:tabs>
      <w:spacing w:before="120" w:after="120"/>
    </w:pPr>
  </w:style>
  <w:style w:type="character" w:styleId="CommentReference">
    <w:name w:val="annotation reference"/>
    <w:basedOn w:val="DefaultParagraphFont"/>
    <w:uiPriority w:val="99"/>
    <w:semiHidden w:val="1"/>
    <w:unhideWhenUsed w:val="1"/>
    <w:rsid w:val="0048420E"/>
    <w:rPr>
      <w:sz w:val="16"/>
      <w:szCs w:val="16"/>
    </w:rPr>
  </w:style>
  <w:style w:type="paragraph" w:styleId="CommentText">
    <w:name w:val="annotation text"/>
    <w:basedOn w:val="Normal"/>
    <w:link w:val="CommentTextChar"/>
    <w:uiPriority w:val="99"/>
    <w:unhideWhenUsed w:val="1"/>
    <w:rsid w:val="0048420E"/>
    <w:pPr>
      <w:spacing w:line="240" w:lineRule="auto"/>
    </w:pPr>
    <w:rPr>
      <w:sz w:val="20"/>
      <w:szCs w:val="20"/>
    </w:rPr>
  </w:style>
  <w:style w:type="character" w:styleId="CommentTextChar" w:customStyle="1">
    <w:name w:val="Comment Text Char"/>
    <w:basedOn w:val="DefaultParagraphFont"/>
    <w:link w:val="CommentText"/>
    <w:uiPriority w:val="99"/>
    <w:rsid w:val="0048420E"/>
    <w:rPr>
      <w:rFonts w:ascii="Calibri" w:hAnsi="Calibri"/>
      <w:sz w:val="20"/>
      <w:szCs w:val="20"/>
    </w:rPr>
  </w:style>
  <w:style w:type="paragraph" w:styleId="CommentSubject">
    <w:name w:val="annotation subject"/>
    <w:basedOn w:val="CommentText"/>
    <w:next w:val="CommentText"/>
    <w:link w:val="CommentSubjectChar"/>
    <w:uiPriority w:val="99"/>
    <w:semiHidden w:val="1"/>
    <w:unhideWhenUsed w:val="1"/>
    <w:rsid w:val="0048420E"/>
    <w:rPr>
      <w:b w:val="1"/>
      <w:bCs w:val="1"/>
    </w:rPr>
  </w:style>
  <w:style w:type="character" w:styleId="CommentSubjectChar" w:customStyle="1">
    <w:name w:val="Comment Subject Char"/>
    <w:basedOn w:val="CommentTextChar"/>
    <w:link w:val="CommentSubject"/>
    <w:uiPriority w:val="99"/>
    <w:semiHidden w:val="1"/>
    <w:rsid w:val="0048420E"/>
    <w:rPr>
      <w:rFonts w:ascii="Calibri" w:hAnsi="Calibri"/>
      <w:b w:val="1"/>
      <w:bCs w:val="1"/>
      <w:sz w:val="20"/>
      <w:szCs w:val="20"/>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160" w:line="259" w:lineRule="auto"/>
    </w:pPr>
    <w:rPr>
      <w:rFonts w:ascii="Calibri" w:hAnsi="Calibri" w:eastAsia="Calibri" w:cs="Calibri"/>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Calibri" w:hAnsi="Calibri" w:eastAsia="Calibri" w:cs="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hAnsi="Calibri" w:eastAsia="Calibri" w:cs="Calibri"/>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comments" Target="comments.xml" Id="rId2"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footer" Target="footer1.xml" Id="rId10" /><Relationship Type="http://schemas.openxmlformats.org/officeDocument/2006/relationships/image" Target="media/image1.png" Id="rId9" /><Relationship Type="http://schemas.openxmlformats.org/officeDocument/2006/relationships/numbering" Target="numbering.xml" Id="rId5" /><Relationship Type="http://schemas.openxmlformats.org/officeDocument/2006/relationships/styles" Target="styles.xml" Id="rId6" /><Relationship Type="http://schemas.microsoft.com/office/2011/relationships/commentsExtended" Target="commentsExtended.xml" Id="rId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2025-12-09T12:12:31.0000000Z</dcterms:created>
</coreProperties>
</file>